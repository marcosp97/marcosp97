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1CE5" w14:textId="1D1F66D0" w:rsidR="00427C9E" w:rsidRDefault="006F2D3D" w:rsidP="00BB5E65">
      <w:pPr>
        <w:jc w:val="center"/>
        <w:rPr>
          <w:b/>
          <w:bCs/>
          <w:sz w:val="32"/>
          <w:szCs w:val="32"/>
          <w:u w:val="single"/>
        </w:rPr>
      </w:pPr>
      <w:r>
        <w:rPr>
          <w:b/>
          <w:bCs/>
          <w:sz w:val="32"/>
          <w:szCs w:val="32"/>
          <w:u w:val="single"/>
        </w:rPr>
        <w:t>H</w:t>
      </w:r>
      <w:r w:rsidR="00BB5E65" w:rsidRPr="0055395D">
        <w:rPr>
          <w:b/>
          <w:bCs/>
          <w:sz w:val="32"/>
          <w:szCs w:val="32"/>
          <w:u w:val="single"/>
        </w:rPr>
        <w:t xml:space="preserve">erramienta </w:t>
      </w:r>
      <w:r w:rsidR="00AC4DC6" w:rsidRPr="0055395D">
        <w:rPr>
          <w:b/>
          <w:bCs/>
          <w:sz w:val="32"/>
          <w:szCs w:val="32"/>
          <w:u w:val="single"/>
        </w:rPr>
        <w:t xml:space="preserve">de </w:t>
      </w:r>
      <w:r>
        <w:rPr>
          <w:b/>
          <w:bCs/>
          <w:sz w:val="32"/>
          <w:szCs w:val="32"/>
          <w:u w:val="single"/>
        </w:rPr>
        <w:t>partes vinculadas</w:t>
      </w:r>
      <w:r w:rsidR="005C483F">
        <w:rPr>
          <w:b/>
          <w:bCs/>
          <w:sz w:val="32"/>
          <w:szCs w:val="32"/>
          <w:u w:val="single"/>
        </w:rPr>
        <w:t xml:space="preserve"> consejeros</w:t>
      </w:r>
    </w:p>
    <w:p w14:paraId="6EB02734" w14:textId="55107ECD" w:rsidR="006F2D3D" w:rsidRPr="0055395D" w:rsidRDefault="006F2D3D" w:rsidP="00BB5E65">
      <w:pPr>
        <w:jc w:val="center"/>
        <w:rPr>
          <w:b/>
          <w:bCs/>
          <w:sz w:val="32"/>
          <w:szCs w:val="32"/>
          <w:u w:val="single"/>
        </w:rPr>
      </w:pPr>
      <w:r>
        <w:rPr>
          <w:b/>
          <w:bCs/>
          <w:sz w:val="32"/>
          <w:szCs w:val="32"/>
          <w:u w:val="single"/>
        </w:rPr>
        <w:t>Cambios mayo 2026</w:t>
      </w:r>
    </w:p>
    <w:p w14:paraId="3C985E79" w14:textId="77777777" w:rsidR="00BB5E65" w:rsidRDefault="00BB5E65" w:rsidP="00BB5E65">
      <w:pPr>
        <w:jc w:val="center"/>
        <w:rPr>
          <w:b/>
          <w:bCs/>
          <w:sz w:val="32"/>
          <w:szCs w:val="32"/>
        </w:rPr>
      </w:pPr>
    </w:p>
    <w:p w14:paraId="41F59DF0" w14:textId="32301110" w:rsidR="00BB5E65" w:rsidRDefault="00BB5E65" w:rsidP="00BB5E65">
      <w:pPr>
        <w:jc w:val="center"/>
        <w:rPr>
          <w:b/>
          <w:bCs/>
          <w:sz w:val="32"/>
          <w:szCs w:val="32"/>
        </w:rPr>
      </w:pPr>
      <w:r w:rsidRPr="00BB5E65">
        <w:rPr>
          <w:b/>
          <w:bCs/>
          <w:noProof/>
          <w:sz w:val="32"/>
          <w:szCs w:val="32"/>
        </w:rPr>
        <w:drawing>
          <wp:inline distT="0" distB="0" distL="0" distR="0" wp14:anchorId="790B7005" wp14:editId="39A16CA5">
            <wp:extent cx="5920353" cy="3068786"/>
            <wp:effectExtent l="0" t="0" r="4445" b="0"/>
            <wp:docPr id="1309219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19466" name=""/>
                    <pic:cNvPicPr/>
                  </pic:nvPicPr>
                  <pic:blipFill>
                    <a:blip r:embed="rId8"/>
                    <a:stretch>
                      <a:fillRect/>
                    </a:stretch>
                  </pic:blipFill>
                  <pic:spPr>
                    <a:xfrm>
                      <a:off x="0" y="0"/>
                      <a:ext cx="5941103" cy="3079542"/>
                    </a:xfrm>
                    <a:prstGeom prst="rect">
                      <a:avLst/>
                    </a:prstGeom>
                  </pic:spPr>
                </pic:pic>
              </a:graphicData>
            </a:graphic>
          </wp:inline>
        </w:drawing>
      </w:r>
    </w:p>
    <w:p w14:paraId="0D399087" w14:textId="77777777" w:rsidR="006F2D3D" w:rsidRDefault="006F2D3D" w:rsidP="00820CA7">
      <w:pPr>
        <w:jc w:val="both"/>
        <w:rPr>
          <w:sz w:val="20"/>
          <w:szCs w:val="20"/>
        </w:rPr>
      </w:pPr>
    </w:p>
    <w:p w14:paraId="2A129DC0" w14:textId="00D1D734" w:rsidR="00820CA7" w:rsidRPr="00AC4DC6" w:rsidRDefault="00820CA7" w:rsidP="006F2D3D">
      <w:pPr>
        <w:ind w:firstLine="360"/>
        <w:jc w:val="both"/>
        <w:rPr>
          <w:sz w:val="20"/>
          <w:szCs w:val="20"/>
        </w:rPr>
      </w:pPr>
      <w:r w:rsidRPr="00AC4DC6">
        <w:rPr>
          <w:sz w:val="20"/>
          <w:szCs w:val="20"/>
        </w:rPr>
        <w:t>Portada:</w:t>
      </w:r>
    </w:p>
    <w:p w14:paraId="7981DA03" w14:textId="5A2ABF7B" w:rsidR="00820CA7" w:rsidRPr="00AC4DC6" w:rsidRDefault="00820CA7" w:rsidP="00820CA7">
      <w:pPr>
        <w:pStyle w:val="Prrafodelista"/>
        <w:numPr>
          <w:ilvl w:val="0"/>
          <w:numId w:val="2"/>
        </w:numPr>
        <w:jc w:val="both"/>
        <w:rPr>
          <w:sz w:val="20"/>
          <w:szCs w:val="20"/>
        </w:rPr>
      </w:pPr>
      <w:r w:rsidRPr="00AC4DC6">
        <w:rPr>
          <w:sz w:val="20"/>
          <w:szCs w:val="20"/>
        </w:rPr>
        <w:t xml:space="preserve">Cambiar la foto para evitar confusión con la </w:t>
      </w:r>
      <w:r w:rsidR="006F2D3D">
        <w:rPr>
          <w:sz w:val="20"/>
          <w:szCs w:val="20"/>
        </w:rPr>
        <w:t xml:space="preserve">herramienta de </w:t>
      </w:r>
      <w:r w:rsidRPr="00AC4DC6">
        <w:rPr>
          <w:sz w:val="20"/>
          <w:szCs w:val="20"/>
        </w:rPr>
        <w:t>reevaluación anual</w:t>
      </w:r>
    </w:p>
    <w:p w14:paraId="383FC545" w14:textId="6663BC94" w:rsidR="00AC1234" w:rsidRPr="0064441C" w:rsidRDefault="00AC1234" w:rsidP="00820CA7">
      <w:pPr>
        <w:pStyle w:val="Prrafodelista"/>
        <w:numPr>
          <w:ilvl w:val="0"/>
          <w:numId w:val="2"/>
        </w:numPr>
        <w:jc w:val="both"/>
        <w:rPr>
          <w:sz w:val="20"/>
          <w:szCs w:val="20"/>
        </w:rPr>
      </w:pPr>
      <w:r w:rsidRPr="0064441C">
        <w:rPr>
          <w:sz w:val="20"/>
          <w:szCs w:val="20"/>
        </w:rPr>
        <w:t xml:space="preserve">Cambiar el texto de la portada por </w:t>
      </w:r>
      <w:r w:rsidR="0064441C" w:rsidRPr="00BD4D56">
        <w:rPr>
          <w:color w:val="FF0000"/>
          <w:sz w:val="20"/>
          <w:szCs w:val="20"/>
          <w:rPrChange w:id="0" w:author="Sebastian Alonso Carlos" w:date="2026-05-14T16:59:00Z" w16du:dateUtc="2026-05-14T14:59:00Z">
            <w:rPr>
              <w:sz w:val="20"/>
              <w:szCs w:val="20"/>
            </w:rPr>
          </w:rPrChange>
        </w:rPr>
        <w:t>“</w:t>
      </w:r>
      <w:r w:rsidRPr="00BD4D56">
        <w:rPr>
          <w:color w:val="FF0000"/>
          <w:sz w:val="20"/>
          <w:szCs w:val="20"/>
          <w:rPrChange w:id="1" w:author="Sebastian Alonso Carlos" w:date="2026-05-14T16:59:00Z" w16du:dateUtc="2026-05-14T14:59:00Z">
            <w:rPr>
              <w:sz w:val="20"/>
              <w:szCs w:val="20"/>
            </w:rPr>
          </w:rPrChange>
        </w:rPr>
        <w:t xml:space="preserve">Related </w:t>
      </w:r>
      <w:r w:rsidRPr="00BD4D56">
        <w:rPr>
          <w:color w:val="FF0000"/>
          <w:sz w:val="20"/>
          <w:szCs w:val="20"/>
          <w:lang w:val="en-GB"/>
          <w:rPrChange w:id="2" w:author="Sebastian Alonso Carlos" w:date="2026-05-14T16:59:00Z" w16du:dateUtc="2026-05-14T14:59:00Z">
            <w:rPr>
              <w:sz w:val="20"/>
              <w:szCs w:val="20"/>
              <w:lang w:val="en-GB"/>
            </w:rPr>
          </w:rPrChange>
        </w:rPr>
        <w:t>parties questionnaire for</w:t>
      </w:r>
      <w:r w:rsidRPr="00BD4D56">
        <w:rPr>
          <w:color w:val="FF0000"/>
          <w:sz w:val="20"/>
          <w:szCs w:val="20"/>
          <w:rPrChange w:id="3" w:author="Sebastian Alonso Carlos" w:date="2026-05-14T16:59:00Z" w16du:dateUtc="2026-05-14T14:59:00Z">
            <w:rPr>
              <w:sz w:val="20"/>
              <w:szCs w:val="20"/>
            </w:rPr>
          </w:rPrChange>
        </w:rPr>
        <w:t xml:space="preserve"> Banco Santander S.A. </w:t>
      </w:r>
      <w:r w:rsidRPr="00BD4D56">
        <w:rPr>
          <w:color w:val="FF0000"/>
          <w:sz w:val="20"/>
          <w:szCs w:val="20"/>
          <w:lang w:val="en-GB"/>
          <w:rPrChange w:id="4" w:author="Sebastian Alonso Carlos" w:date="2026-05-14T16:59:00Z" w16du:dateUtc="2026-05-14T14:59:00Z">
            <w:rPr>
              <w:sz w:val="20"/>
              <w:szCs w:val="20"/>
              <w:lang w:val="en-GB"/>
            </w:rPr>
          </w:rPrChange>
        </w:rPr>
        <w:t>board members</w:t>
      </w:r>
      <w:r w:rsidR="0064441C" w:rsidRPr="00BD4D56">
        <w:rPr>
          <w:color w:val="FF0000"/>
          <w:sz w:val="20"/>
          <w:szCs w:val="20"/>
          <w:rPrChange w:id="5" w:author="Sebastian Alonso Carlos" w:date="2026-05-14T16:59:00Z" w16du:dateUtc="2026-05-14T14:59:00Z">
            <w:rPr>
              <w:sz w:val="20"/>
              <w:szCs w:val="20"/>
            </w:rPr>
          </w:rPrChange>
        </w:rPr>
        <w:t>”</w:t>
      </w:r>
    </w:p>
    <w:p w14:paraId="45DFB2F0" w14:textId="77777777" w:rsidR="006F2D3D" w:rsidRDefault="006F2D3D" w:rsidP="006F2D3D">
      <w:pPr>
        <w:pStyle w:val="Prrafodelista"/>
        <w:jc w:val="both"/>
        <w:rPr>
          <w:color w:val="FF0000"/>
          <w:sz w:val="20"/>
          <w:szCs w:val="20"/>
        </w:rPr>
      </w:pPr>
    </w:p>
    <w:p w14:paraId="05B4C1F6" w14:textId="648D939A" w:rsidR="00EC4C35" w:rsidRDefault="006F2D3D" w:rsidP="00EC4C35">
      <w:pPr>
        <w:pStyle w:val="Prrafodelista"/>
        <w:jc w:val="both"/>
        <w:rPr>
          <w:sz w:val="32"/>
          <w:szCs w:val="32"/>
        </w:rPr>
      </w:pPr>
      <w:r w:rsidRPr="00EC4C35">
        <w:rPr>
          <w:noProof/>
        </w:rPr>
        <w:drawing>
          <wp:inline distT="0" distB="0" distL="0" distR="0" wp14:anchorId="26646353" wp14:editId="74431B99">
            <wp:extent cx="6039768" cy="2371241"/>
            <wp:effectExtent l="0" t="0" r="0" b="0"/>
            <wp:docPr id="67749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9859" name=""/>
                    <pic:cNvPicPr/>
                  </pic:nvPicPr>
                  <pic:blipFill>
                    <a:blip r:embed="rId9"/>
                    <a:stretch>
                      <a:fillRect/>
                    </a:stretch>
                  </pic:blipFill>
                  <pic:spPr>
                    <a:xfrm>
                      <a:off x="0" y="0"/>
                      <a:ext cx="6054292" cy="2376943"/>
                    </a:xfrm>
                    <a:prstGeom prst="rect">
                      <a:avLst/>
                    </a:prstGeom>
                  </pic:spPr>
                </pic:pic>
              </a:graphicData>
            </a:graphic>
          </wp:inline>
        </w:drawing>
      </w:r>
    </w:p>
    <w:p w14:paraId="540F3A54" w14:textId="2129458E" w:rsidR="00EC4C35" w:rsidRDefault="00EC4C35" w:rsidP="00EC4C35">
      <w:pPr>
        <w:jc w:val="both"/>
        <w:rPr>
          <w:sz w:val="32"/>
          <w:szCs w:val="32"/>
        </w:rPr>
      </w:pPr>
    </w:p>
    <w:p w14:paraId="69724FB9" w14:textId="463A17DB" w:rsidR="00744335" w:rsidRDefault="006F2D3D" w:rsidP="006F2D3D">
      <w:pPr>
        <w:ind w:firstLine="360"/>
        <w:jc w:val="both"/>
        <w:rPr>
          <w:sz w:val="20"/>
          <w:szCs w:val="20"/>
        </w:rPr>
      </w:pPr>
      <w:r>
        <w:rPr>
          <w:sz w:val="20"/>
          <w:szCs w:val="20"/>
        </w:rPr>
        <w:t>Ventana emergente</w:t>
      </w:r>
      <w:r w:rsidR="00744335">
        <w:rPr>
          <w:sz w:val="20"/>
          <w:szCs w:val="20"/>
        </w:rPr>
        <w:t>:</w:t>
      </w:r>
      <w:r>
        <w:rPr>
          <w:sz w:val="20"/>
          <w:szCs w:val="20"/>
        </w:rPr>
        <w:t xml:space="preserve"> </w:t>
      </w:r>
    </w:p>
    <w:p w14:paraId="7E7D4C10" w14:textId="4CB7F30A" w:rsidR="00EC4C35" w:rsidRPr="00744335" w:rsidRDefault="00AC4DC6" w:rsidP="00744335">
      <w:pPr>
        <w:pStyle w:val="Prrafodelista"/>
        <w:numPr>
          <w:ilvl w:val="0"/>
          <w:numId w:val="2"/>
        </w:numPr>
        <w:jc w:val="both"/>
        <w:rPr>
          <w:sz w:val="20"/>
          <w:szCs w:val="20"/>
        </w:rPr>
      </w:pPr>
      <w:r w:rsidRPr="00744335">
        <w:rPr>
          <w:sz w:val="20"/>
          <w:szCs w:val="20"/>
        </w:rPr>
        <w:t>Cambiar el texto</w:t>
      </w:r>
      <w:r w:rsidR="00744335">
        <w:rPr>
          <w:sz w:val="20"/>
          <w:szCs w:val="20"/>
        </w:rPr>
        <w:t xml:space="preserve"> por: </w:t>
      </w:r>
    </w:p>
    <w:p w14:paraId="7DD878BD" w14:textId="01A66565" w:rsidR="00D87ED9" w:rsidRDefault="00AF445D" w:rsidP="003409A0">
      <w:pPr>
        <w:pStyle w:val="Prrafodelista"/>
        <w:numPr>
          <w:ilvl w:val="1"/>
          <w:numId w:val="2"/>
        </w:numPr>
        <w:jc w:val="both"/>
        <w:rPr>
          <w:sz w:val="20"/>
          <w:szCs w:val="20"/>
        </w:rPr>
      </w:pPr>
      <w:r w:rsidRPr="00D87ED9">
        <w:rPr>
          <w:sz w:val="20"/>
          <w:szCs w:val="20"/>
        </w:rPr>
        <w:t>Para todos los cuestionarios de consejeros</w:t>
      </w:r>
      <w:r w:rsidR="005328C6" w:rsidRPr="00D87ED9">
        <w:rPr>
          <w:sz w:val="20"/>
          <w:szCs w:val="20"/>
        </w:rPr>
        <w:t>,</w:t>
      </w:r>
      <w:r w:rsidRPr="00D87ED9">
        <w:rPr>
          <w:sz w:val="20"/>
          <w:szCs w:val="20"/>
        </w:rPr>
        <w:t xml:space="preserve"> tanto ejecutivos como no ejecutivos</w:t>
      </w:r>
      <w:r w:rsidR="005328C6" w:rsidRPr="00D87ED9">
        <w:rPr>
          <w:sz w:val="20"/>
          <w:szCs w:val="20"/>
        </w:rPr>
        <w:t>,</w:t>
      </w:r>
      <w:r w:rsidRPr="00D87ED9">
        <w:rPr>
          <w:sz w:val="20"/>
          <w:szCs w:val="20"/>
        </w:rPr>
        <w:t xml:space="preserve"> </w:t>
      </w:r>
      <w:r w:rsidR="00633006" w:rsidRPr="00633006">
        <w:rPr>
          <w:sz w:val="20"/>
          <w:szCs w:val="20"/>
        </w:rPr>
        <w:t>actualizar</w:t>
      </w:r>
      <w:r w:rsidRPr="00D87ED9">
        <w:rPr>
          <w:sz w:val="20"/>
          <w:szCs w:val="20"/>
        </w:rPr>
        <w:t xml:space="preserve"> el siguiente texto: </w:t>
      </w:r>
      <w:r w:rsidR="008F6D68" w:rsidRPr="00633006">
        <w:rPr>
          <w:sz w:val="20"/>
          <w:szCs w:val="20"/>
          <w:lang w:val="en-GB"/>
          <w:rPrChange w:id="6" w:author="Sebastian Alonso Carlos" w:date="2026-05-14T13:29:00Z" w16du:dateUtc="2026-05-14T11:29:00Z">
            <w:rPr>
              <w:sz w:val="20"/>
              <w:szCs w:val="20"/>
            </w:rPr>
          </w:rPrChange>
        </w:rPr>
        <w:t>Please confirm or update your personal information, as appropriate</w:t>
      </w:r>
      <w:r w:rsidR="00EC4C35" w:rsidRPr="00D87ED9">
        <w:rPr>
          <w:sz w:val="20"/>
          <w:szCs w:val="20"/>
        </w:rPr>
        <w:t>.</w:t>
      </w:r>
      <w:r w:rsidR="002228AB" w:rsidRPr="00D87ED9">
        <w:rPr>
          <w:sz w:val="20"/>
          <w:szCs w:val="20"/>
        </w:rPr>
        <w:t xml:space="preserve"> </w:t>
      </w:r>
    </w:p>
    <w:p w14:paraId="0F6E381D" w14:textId="3A66AEEE" w:rsidR="00EC4C35" w:rsidRPr="00D87ED9" w:rsidRDefault="00AF445D" w:rsidP="003409A0">
      <w:pPr>
        <w:pStyle w:val="Prrafodelista"/>
        <w:numPr>
          <w:ilvl w:val="1"/>
          <w:numId w:val="2"/>
        </w:numPr>
        <w:jc w:val="both"/>
        <w:rPr>
          <w:sz w:val="20"/>
          <w:szCs w:val="20"/>
        </w:rPr>
      </w:pPr>
      <w:r w:rsidRPr="00D87ED9">
        <w:rPr>
          <w:sz w:val="20"/>
          <w:szCs w:val="20"/>
        </w:rPr>
        <w:t>Para los cuestio</w:t>
      </w:r>
      <w:r w:rsidR="00D87ED9">
        <w:rPr>
          <w:sz w:val="20"/>
          <w:szCs w:val="20"/>
        </w:rPr>
        <w:t>na</w:t>
      </w:r>
      <w:r w:rsidRPr="00D87ED9">
        <w:rPr>
          <w:sz w:val="20"/>
          <w:szCs w:val="20"/>
        </w:rPr>
        <w:t xml:space="preserve">rios de los consejeros no ejecutivos, además del texto anterior, </w:t>
      </w:r>
      <w:r w:rsidR="005328C6" w:rsidRPr="00D87ED9">
        <w:rPr>
          <w:sz w:val="20"/>
          <w:szCs w:val="20"/>
        </w:rPr>
        <w:t xml:space="preserve">incluir el siguiente </w:t>
      </w:r>
      <w:r w:rsidR="00633006" w:rsidRPr="00633006">
        <w:rPr>
          <w:sz w:val="20"/>
          <w:szCs w:val="20"/>
        </w:rPr>
        <w:t>párrafo</w:t>
      </w:r>
      <w:r w:rsidR="005328C6" w:rsidRPr="00D87ED9">
        <w:rPr>
          <w:sz w:val="20"/>
          <w:szCs w:val="20"/>
        </w:rPr>
        <w:t xml:space="preserve"> tras un punto y aparte</w:t>
      </w:r>
      <w:r w:rsidRPr="00D87ED9">
        <w:rPr>
          <w:sz w:val="20"/>
          <w:szCs w:val="20"/>
        </w:rPr>
        <w:t xml:space="preserve">: </w:t>
      </w:r>
      <w:r w:rsidR="008F6D68" w:rsidRPr="00633006">
        <w:rPr>
          <w:sz w:val="20"/>
          <w:szCs w:val="20"/>
          <w:lang w:val="en-GB"/>
          <w:rPrChange w:id="7" w:author="Sebastian Alonso Carlos" w:date="2026-05-14T13:29:00Z" w16du:dateUtc="2026-05-14T11:29:00Z">
            <w:rPr>
              <w:sz w:val="20"/>
              <w:szCs w:val="20"/>
            </w:rPr>
          </w:rPrChange>
        </w:rPr>
        <w:t xml:space="preserve">Please </w:t>
      </w:r>
      <w:r w:rsidR="00E06A5E" w:rsidRPr="00633006">
        <w:rPr>
          <w:sz w:val="20"/>
          <w:szCs w:val="20"/>
          <w:lang w:val="en-GB"/>
          <w:rPrChange w:id="8" w:author="Sebastian Alonso Carlos" w:date="2026-05-14T13:29:00Z" w16du:dateUtc="2026-05-14T11:29:00Z">
            <w:rPr>
              <w:sz w:val="20"/>
              <w:szCs w:val="20"/>
            </w:rPr>
          </w:rPrChange>
        </w:rPr>
        <w:t xml:space="preserve">provide </w:t>
      </w:r>
      <w:r w:rsidR="008F6D68" w:rsidRPr="00633006">
        <w:rPr>
          <w:sz w:val="20"/>
          <w:szCs w:val="20"/>
          <w:lang w:val="en-GB"/>
          <w:rPrChange w:id="9" w:author="Sebastian Alonso Carlos" w:date="2026-05-14T13:29:00Z" w16du:dateUtc="2026-05-14T11:29:00Z">
            <w:rPr>
              <w:sz w:val="20"/>
              <w:szCs w:val="20"/>
            </w:rPr>
          </w:rPrChange>
        </w:rPr>
        <w:t xml:space="preserve">or confirm, as appropriate, the personal </w:t>
      </w:r>
      <w:r w:rsidR="008F6D68" w:rsidRPr="00633006">
        <w:rPr>
          <w:sz w:val="20"/>
          <w:szCs w:val="20"/>
          <w:lang w:val="en-GB"/>
          <w:rPrChange w:id="10" w:author="Sebastian Alonso Carlos" w:date="2026-05-14T13:29:00Z" w16du:dateUtc="2026-05-14T11:29:00Z">
            <w:rPr>
              <w:sz w:val="20"/>
              <w:szCs w:val="20"/>
            </w:rPr>
          </w:rPrChange>
        </w:rPr>
        <w:lastRenderedPageBreak/>
        <w:t xml:space="preserve">information of </w:t>
      </w:r>
      <w:r w:rsidR="00E06A5E" w:rsidRPr="00633006">
        <w:rPr>
          <w:sz w:val="20"/>
          <w:szCs w:val="20"/>
          <w:lang w:val="en-GB"/>
          <w:rPrChange w:id="11" w:author="Sebastian Alonso Carlos" w:date="2026-05-14T13:29:00Z" w16du:dateUtc="2026-05-14T11:29:00Z">
            <w:rPr>
              <w:sz w:val="20"/>
              <w:szCs w:val="20"/>
            </w:rPr>
          </w:rPrChange>
        </w:rPr>
        <w:t>any</w:t>
      </w:r>
      <w:r w:rsidR="008F6D68" w:rsidRPr="00633006">
        <w:rPr>
          <w:sz w:val="20"/>
          <w:szCs w:val="20"/>
          <w:lang w:val="en-GB"/>
          <w:rPrChange w:id="12" w:author="Sebastian Alonso Carlos" w:date="2026-05-14T13:29:00Z" w16du:dateUtc="2026-05-14T11:29:00Z">
            <w:rPr>
              <w:sz w:val="20"/>
              <w:szCs w:val="20"/>
            </w:rPr>
          </w:rPrChange>
        </w:rPr>
        <w:t xml:space="preserve"> assistants </w:t>
      </w:r>
      <w:r w:rsidR="00E06A5E" w:rsidRPr="00633006">
        <w:rPr>
          <w:sz w:val="20"/>
          <w:szCs w:val="20"/>
          <w:lang w:val="en-GB"/>
          <w:rPrChange w:id="13" w:author="Sebastian Alonso Carlos" w:date="2026-05-14T13:29:00Z" w16du:dateUtc="2026-05-14T11:29:00Z">
            <w:rPr>
              <w:sz w:val="20"/>
              <w:szCs w:val="20"/>
            </w:rPr>
          </w:rPrChange>
        </w:rPr>
        <w:t>who have</w:t>
      </w:r>
      <w:r w:rsidR="008F6D68" w:rsidRPr="00633006">
        <w:rPr>
          <w:sz w:val="20"/>
          <w:szCs w:val="20"/>
          <w:lang w:val="en-GB"/>
          <w:rPrChange w:id="14" w:author="Sebastian Alonso Carlos" w:date="2026-05-14T13:29:00Z" w16du:dateUtc="2026-05-14T11:29:00Z">
            <w:rPr>
              <w:sz w:val="20"/>
              <w:szCs w:val="20"/>
            </w:rPr>
          </w:rPrChange>
        </w:rPr>
        <w:t xml:space="preserve"> access to </w:t>
      </w:r>
      <w:ins w:id="15" w:author="Sebastian Alonso Carlos" w:date="2026-05-14T13:29:00Z" w16du:dateUtc="2026-05-14T11:29:00Z">
        <w:r w:rsidR="00633006" w:rsidRPr="00633006">
          <w:rPr>
            <w:sz w:val="20"/>
            <w:szCs w:val="20"/>
            <w:highlight w:val="yellow"/>
            <w:lang w:val="en-GB"/>
            <w:rPrChange w:id="16" w:author="Sebastian Alonso Carlos" w:date="2026-05-14T13:29:00Z" w16du:dateUtc="2026-05-14T11:29:00Z">
              <w:rPr>
                <w:sz w:val="20"/>
                <w:szCs w:val="20"/>
                <w:highlight w:val="yellow"/>
              </w:rPr>
            </w:rPrChange>
          </w:rPr>
          <w:t xml:space="preserve">confidential </w:t>
        </w:r>
      </w:ins>
      <w:del w:id="17" w:author="Sebastian Alonso Carlos" w:date="2026-05-14T13:29:00Z" w16du:dateUtc="2026-05-14T11:29:00Z">
        <w:r w:rsidR="008F6D68" w:rsidRPr="00633006" w:rsidDel="00633006">
          <w:rPr>
            <w:sz w:val="20"/>
            <w:szCs w:val="20"/>
            <w:highlight w:val="yellow"/>
            <w:lang w:val="en-GB"/>
            <w:rPrChange w:id="18" w:author="Sebastian Alonso Carlos" w:date="2026-05-14T13:29:00Z" w16du:dateUtc="2026-05-14T11:29:00Z">
              <w:rPr>
                <w:sz w:val="20"/>
                <w:szCs w:val="20"/>
              </w:rPr>
            </w:rPrChange>
          </w:rPr>
          <w:delText>sensitive</w:delText>
        </w:r>
        <w:r w:rsidR="008F6D68" w:rsidRPr="00633006" w:rsidDel="00633006">
          <w:rPr>
            <w:sz w:val="20"/>
            <w:szCs w:val="20"/>
            <w:lang w:val="en-GB"/>
            <w:rPrChange w:id="19" w:author="Sebastian Alonso Carlos" w:date="2026-05-14T13:29:00Z" w16du:dateUtc="2026-05-14T11:29:00Z">
              <w:rPr>
                <w:sz w:val="20"/>
                <w:szCs w:val="20"/>
              </w:rPr>
            </w:rPrChange>
          </w:rPr>
          <w:delText xml:space="preserve"> </w:delText>
        </w:r>
      </w:del>
      <w:r w:rsidR="008F6D68" w:rsidRPr="00633006">
        <w:rPr>
          <w:sz w:val="20"/>
          <w:szCs w:val="20"/>
          <w:lang w:val="en-GB"/>
          <w:rPrChange w:id="20" w:author="Sebastian Alonso Carlos" w:date="2026-05-14T13:29:00Z" w16du:dateUtc="2026-05-14T11:29:00Z">
            <w:rPr>
              <w:sz w:val="20"/>
              <w:szCs w:val="20"/>
            </w:rPr>
          </w:rPrChange>
        </w:rPr>
        <w:t>information about Grupo Santander</w:t>
      </w:r>
      <w:r w:rsidR="00266AF2" w:rsidRPr="00D87ED9">
        <w:rPr>
          <w:sz w:val="20"/>
          <w:szCs w:val="20"/>
        </w:rPr>
        <w:t>.</w:t>
      </w:r>
    </w:p>
    <w:p w14:paraId="5BEFA0A9" w14:textId="51CA84E6" w:rsidR="00381DC7" w:rsidRPr="00381DC7" w:rsidRDefault="00381DC7" w:rsidP="00381DC7">
      <w:pPr>
        <w:ind w:left="708"/>
        <w:jc w:val="both"/>
        <w:rPr>
          <w:sz w:val="20"/>
          <w:szCs w:val="20"/>
        </w:rPr>
      </w:pPr>
      <w:del w:id="21" w:author="Sebastian Alonso Carlos" w:date="2026-05-14T13:30:00Z" w16du:dateUtc="2026-05-14T11:30:00Z">
        <w:r w:rsidRPr="00381DC7" w:rsidDel="00633006">
          <w:rPr>
            <w:sz w:val="20"/>
            <w:szCs w:val="20"/>
            <w:highlight w:val="yellow"/>
          </w:rPr>
          <w:delText>Cumplimiento: verificar que es correcto hablar de “</w:delText>
        </w:r>
      </w:del>
      <w:del w:id="22" w:author="Sebastian Alonso Carlos" w:date="2026-05-14T11:24:00Z" w16du:dateUtc="2026-05-14T09:24:00Z">
        <w:r w:rsidRPr="00381DC7" w:rsidDel="000B3BD4">
          <w:rPr>
            <w:sz w:val="20"/>
            <w:szCs w:val="20"/>
            <w:highlight w:val="yellow"/>
          </w:rPr>
          <w:delText xml:space="preserve">sensitive </w:delText>
        </w:r>
      </w:del>
      <w:del w:id="23" w:author="Sebastian Alonso Carlos" w:date="2026-05-14T13:30:00Z" w16du:dateUtc="2026-05-14T11:30:00Z">
        <w:r w:rsidRPr="00381DC7" w:rsidDel="00633006">
          <w:rPr>
            <w:sz w:val="20"/>
            <w:szCs w:val="20"/>
            <w:highlight w:val="yellow"/>
          </w:rPr>
          <w:delText>information”.</w:delText>
        </w:r>
      </w:del>
    </w:p>
    <w:p w14:paraId="7641F2DF" w14:textId="051239D1" w:rsidR="00BB5E65" w:rsidRDefault="00EC4C35" w:rsidP="00BB5E65">
      <w:pPr>
        <w:jc w:val="center"/>
        <w:rPr>
          <w:b/>
          <w:bCs/>
          <w:sz w:val="32"/>
          <w:szCs w:val="32"/>
        </w:rPr>
      </w:pPr>
      <w:r w:rsidRPr="00EC4C35">
        <w:rPr>
          <w:b/>
          <w:bCs/>
          <w:noProof/>
          <w:sz w:val="32"/>
          <w:szCs w:val="32"/>
        </w:rPr>
        <w:drawing>
          <wp:inline distT="0" distB="0" distL="0" distR="0" wp14:anchorId="2740B17D" wp14:editId="3336D74F">
            <wp:extent cx="5432711" cy="1952786"/>
            <wp:effectExtent l="0" t="0" r="0" b="9525"/>
            <wp:docPr id="331022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22506" name=""/>
                    <pic:cNvPicPr/>
                  </pic:nvPicPr>
                  <pic:blipFill>
                    <a:blip r:embed="rId10"/>
                    <a:stretch>
                      <a:fillRect/>
                    </a:stretch>
                  </pic:blipFill>
                  <pic:spPr>
                    <a:xfrm>
                      <a:off x="0" y="0"/>
                      <a:ext cx="5453995" cy="1960437"/>
                    </a:xfrm>
                    <a:prstGeom prst="rect">
                      <a:avLst/>
                    </a:prstGeom>
                  </pic:spPr>
                </pic:pic>
              </a:graphicData>
            </a:graphic>
          </wp:inline>
        </w:drawing>
      </w:r>
    </w:p>
    <w:p w14:paraId="3A9F86C7" w14:textId="2A01142A" w:rsidR="00AC1234" w:rsidRPr="00AC4DC6" w:rsidRDefault="0064441C" w:rsidP="00381DC7">
      <w:pPr>
        <w:ind w:firstLine="360"/>
        <w:rPr>
          <w:sz w:val="20"/>
          <w:szCs w:val="20"/>
        </w:rPr>
      </w:pPr>
      <w:r>
        <w:rPr>
          <w:sz w:val="20"/>
          <w:szCs w:val="20"/>
        </w:rPr>
        <w:tab/>
      </w:r>
      <w:r w:rsidR="00A3496B">
        <w:rPr>
          <w:sz w:val="20"/>
          <w:szCs w:val="20"/>
        </w:rPr>
        <w:t>Pantalla 1</w:t>
      </w:r>
      <w:r w:rsidR="00AC1234" w:rsidRPr="00AC4DC6">
        <w:rPr>
          <w:sz w:val="20"/>
          <w:szCs w:val="20"/>
        </w:rPr>
        <w:t>:</w:t>
      </w:r>
    </w:p>
    <w:p w14:paraId="693DF389" w14:textId="50E0CE8E" w:rsidR="00AC1234" w:rsidRPr="00AC4DC6" w:rsidRDefault="00EC4C35" w:rsidP="0064441C">
      <w:pPr>
        <w:pStyle w:val="Prrafodelista"/>
        <w:numPr>
          <w:ilvl w:val="0"/>
          <w:numId w:val="2"/>
        </w:numPr>
        <w:ind w:left="1134" w:hanging="425"/>
        <w:rPr>
          <w:sz w:val="20"/>
          <w:szCs w:val="20"/>
        </w:rPr>
      </w:pPr>
      <w:r w:rsidRPr="00AC4DC6">
        <w:rPr>
          <w:sz w:val="20"/>
          <w:szCs w:val="20"/>
        </w:rPr>
        <w:t xml:space="preserve">Sustituir </w:t>
      </w:r>
      <w:r w:rsidR="008F6D68" w:rsidRPr="00AC4DC6">
        <w:rPr>
          <w:sz w:val="20"/>
          <w:szCs w:val="20"/>
        </w:rPr>
        <w:t>“</w:t>
      </w:r>
      <w:r w:rsidRPr="00633006">
        <w:rPr>
          <w:sz w:val="20"/>
          <w:szCs w:val="20"/>
          <w:lang w:val="en-GB"/>
          <w:rPrChange w:id="24" w:author="Sebastian Alonso Carlos" w:date="2026-05-14T13:31:00Z" w16du:dateUtc="2026-05-14T11:31:00Z">
            <w:rPr>
              <w:sz w:val="20"/>
              <w:szCs w:val="20"/>
            </w:rPr>
          </w:rPrChange>
        </w:rPr>
        <w:t>Personal inform</w:t>
      </w:r>
      <w:r w:rsidR="008F6D68" w:rsidRPr="00633006">
        <w:rPr>
          <w:sz w:val="20"/>
          <w:szCs w:val="20"/>
          <w:lang w:val="en-GB"/>
          <w:rPrChange w:id="25" w:author="Sebastian Alonso Carlos" w:date="2026-05-14T13:31:00Z" w16du:dateUtc="2026-05-14T11:31:00Z">
            <w:rPr>
              <w:sz w:val="20"/>
              <w:szCs w:val="20"/>
            </w:rPr>
          </w:rPrChange>
        </w:rPr>
        <w:t>a</w:t>
      </w:r>
      <w:r w:rsidRPr="00633006">
        <w:rPr>
          <w:sz w:val="20"/>
          <w:szCs w:val="20"/>
          <w:lang w:val="en-GB"/>
          <w:rPrChange w:id="26" w:author="Sebastian Alonso Carlos" w:date="2026-05-14T13:31:00Z" w16du:dateUtc="2026-05-14T11:31:00Z">
            <w:rPr>
              <w:sz w:val="20"/>
              <w:szCs w:val="20"/>
            </w:rPr>
          </w:rPrChange>
        </w:rPr>
        <w:t>tion</w:t>
      </w:r>
      <w:r w:rsidR="008F6D68" w:rsidRPr="00AC4DC6">
        <w:rPr>
          <w:sz w:val="20"/>
          <w:szCs w:val="20"/>
        </w:rPr>
        <w:t>”</w:t>
      </w:r>
      <w:r w:rsidRPr="00AC4DC6">
        <w:rPr>
          <w:sz w:val="20"/>
          <w:szCs w:val="20"/>
        </w:rPr>
        <w:t xml:space="preserve"> por </w:t>
      </w:r>
      <w:r w:rsidR="008F6D68" w:rsidRPr="00AC4DC6">
        <w:rPr>
          <w:sz w:val="20"/>
          <w:szCs w:val="20"/>
        </w:rPr>
        <w:t>“</w:t>
      </w:r>
      <w:r w:rsidR="008F6D68" w:rsidRPr="00AC4DC6">
        <w:rPr>
          <w:sz w:val="20"/>
          <w:szCs w:val="20"/>
          <w:lang w:val="en-US"/>
        </w:rPr>
        <w:t>Director’s personal information”</w:t>
      </w:r>
      <w:r w:rsidR="00AC1234" w:rsidRPr="00AC4DC6">
        <w:rPr>
          <w:sz w:val="20"/>
          <w:szCs w:val="20"/>
        </w:rPr>
        <w:t>.</w:t>
      </w:r>
    </w:p>
    <w:p w14:paraId="482C9BFE" w14:textId="77777777" w:rsidR="008F6D68" w:rsidRPr="006F2D3D" w:rsidRDefault="008F6D68" w:rsidP="0064441C">
      <w:pPr>
        <w:pStyle w:val="Prrafodelista"/>
        <w:numPr>
          <w:ilvl w:val="0"/>
          <w:numId w:val="2"/>
        </w:numPr>
        <w:ind w:left="1134" w:hanging="425"/>
        <w:rPr>
          <w:sz w:val="20"/>
          <w:szCs w:val="20"/>
          <w:lang w:val="en-US"/>
        </w:rPr>
      </w:pPr>
      <w:r w:rsidRPr="00633006">
        <w:rPr>
          <w:sz w:val="20"/>
          <w:szCs w:val="20"/>
          <w:rPrChange w:id="27" w:author="Sebastian Alonso Carlos" w:date="2026-05-14T13:31:00Z" w16du:dateUtc="2026-05-14T11:31:00Z">
            <w:rPr>
              <w:sz w:val="20"/>
              <w:szCs w:val="20"/>
              <w:lang w:val="en-US"/>
            </w:rPr>
          </w:rPrChange>
        </w:rPr>
        <w:t>E</w:t>
      </w:r>
      <w:r w:rsidR="00AC1234" w:rsidRPr="00633006">
        <w:rPr>
          <w:sz w:val="20"/>
          <w:szCs w:val="20"/>
          <w:rPrChange w:id="28" w:author="Sebastian Alonso Carlos" w:date="2026-05-14T13:31:00Z" w16du:dateUtc="2026-05-14T11:31:00Z">
            <w:rPr>
              <w:sz w:val="20"/>
              <w:szCs w:val="20"/>
              <w:lang w:val="en-US"/>
            </w:rPr>
          </w:rPrChange>
        </w:rPr>
        <w:t xml:space="preserve">n esta pantalla inicial </w:t>
      </w:r>
      <w:r w:rsidR="00993B9C" w:rsidRPr="00633006">
        <w:rPr>
          <w:sz w:val="20"/>
          <w:szCs w:val="20"/>
          <w:rPrChange w:id="29" w:author="Sebastian Alonso Carlos" w:date="2026-05-14T13:31:00Z" w16du:dateUtc="2026-05-14T11:31:00Z">
            <w:rPr>
              <w:sz w:val="20"/>
              <w:szCs w:val="20"/>
              <w:lang w:val="en-US"/>
            </w:rPr>
          </w:rPrChange>
        </w:rPr>
        <w:t>sustituir</w:t>
      </w:r>
      <w:r w:rsidR="00993B9C" w:rsidRPr="006F2D3D">
        <w:rPr>
          <w:sz w:val="20"/>
          <w:szCs w:val="20"/>
          <w:lang w:val="en-US"/>
        </w:rPr>
        <w:t xml:space="preserve"> </w:t>
      </w:r>
      <w:r w:rsidRPr="006F2D3D">
        <w:rPr>
          <w:sz w:val="20"/>
          <w:szCs w:val="20"/>
          <w:lang w:val="en-US"/>
        </w:rPr>
        <w:t>“</w:t>
      </w:r>
      <w:r w:rsidR="00993B9C" w:rsidRPr="006F2D3D">
        <w:rPr>
          <w:sz w:val="20"/>
          <w:szCs w:val="20"/>
          <w:lang w:val="en-US"/>
        </w:rPr>
        <w:t>NIF/NIE</w:t>
      </w:r>
      <w:r w:rsidRPr="006F2D3D">
        <w:rPr>
          <w:sz w:val="20"/>
          <w:szCs w:val="20"/>
          <w:lang w:val="en-US"/>
        </w:rPr>
        <w:t>”</w:t>
      </w:r>
      <w:r w:rsidR="00993B9C" w:rsidRPr="006F2D3D">
        <w:rPr>
          <w:sz w:val="20"/>
          <w:szCs w:val="20"/>
          <w:lang w:val="en-US"/>
        </w:rPr>
        <w:t xml:space="preserve"> </w:t>
      </w:r>
      <w:r w:rsidR="00993B9C" w:rsidRPr="00633006">
        <w:rPr>
          <w:sz w:val="20"/>
          <w:szCs w:val="20"/>
          <w:rPrChange w:id="30" w:author="Sebastian Alonso Carlos" w:date="2026-05-14T13:32:00Z" w16du:dateUtc="2026-05-14T11:32:00Z">
            <w:rPr>
              <w:sz w:val="20"/>
              <w:szCs w:val="20"/>
              <w:lang w:val="en-US"/>
            </w:rPr>
          </w:rPrChange>
        </w:rPr>
        <w:t>por</w:t>
      </w:r>
      <w:r w:rsidR="00993B9C" w:rsidRPr="006F2D3D">
        <w:rPr>
          <w:sz w:val="20"/>
          <w:szCs w:val="20"/>
          <w:lang w:val="en-US"/>
        </w:rPr>
        <w:t xml:space="preserve"> </w:t>
      </w:r>
      <w:r w:rsidRPr="006F2D3D">
        <w:rPr>
          <w:sz w:val="20"/>
          <w:szCs w:val="20"/>
          <w:lang w:val="en-US"/>
        </w:rPr>
        <w:t>“</w:t>
      </w:r>
      <w:r w:rsidR="00993B9C" w:rsidRPr="006F2D3D">
        <w:rPr>
          <w:sz w:val="20"/>
          <w:szCs w:val="20"/>
          <w:lang w:val="en-US"/>
        </w:rPr>
        <w:t>Spanish ID number (NIF for Spanish directors / NIE for non-Spanish directors)</w:t>
      </w:r>
      <w:r w:rsidRPr="006F2D3D">
        <w:rPr>
          <w:sz w:val="20"/>
          <w:szCs w:val="20"/>
          <w:lang w:val="en-US"/>
        </w:rPr>
        <w:t>”.</w:t>
      </w:r>
      <w:r w:rsidR="00993B9C" w:rsidRPr="006F2D3D">
        <w:rPr>
          <w:sz w:val="20"/>
          <w:szCs w:val="20"/>
          <w:lang w:val="en-US"/>
        </w:rPr>
        <w:t xml:space="preserve"> </w:t>
      </w:r>
    </w:p>
    <w:p w14:paraId="34985D75" w14:textId="12D9205D" w:rsidR="00035B84" w:rsidRPr="00AC4DC6" w:rsidRDefault="008F6D68" w:rsidP="0064441C">
      <w:pPr>
        <w:pStyle w:val="Prrafodelista"/>
        <w:numPr>
          <w:ilvl w:val="0"/>
          <w:numId w:val="2"/>
        </w:numPr>
        <w:ind w:left="1134" w:hanging="425"/>
        <w:rPr>
          <w:sz w:val="20"/>
          <w:szCs w:val="20"/>
        </w:rPr>
      </w:pPr>
      <w:r w:rsidRPr="00AC4DC6">
        <w:rPr>
          <w:sz w:val="20"/>
          <w:szCs w:val="20"/>
        </w:rPr>
        <w:t>E</w:t>
      </w:r>
      <w:r w:rsidR="00EC4C35" w:rsidRPr="00AC4DC6">
        <w:rPr>
          <w:sz w:val="20"/>
          <w:szCs w:val="20"/>
        </w:rPr>
        <w:t>n</w:t>
      </w:r>
      <w:r w:rsidR="00993B9C" w:rsidRPr="00AC4DC6">
        <w:rPr>
          <w:sz w:val="20"/>
          <w:szCs w:val="20"/>
        </w:rPr>
        <w:t>tre ese campo</w:t>
      </w:r>
      <w:r w:rsidR="00EC4C35" w:rsidRPr="00AC4DC6">
        <w:rPr>
          <w:sz w:val="20"/>
          <w:szCs w:val="20"/>
        </w:rPr>
        <w:t xml:space="preserve"> y el de</w:t>
      </w:r>
      <w:r w:rsidR="00993B9C" w:rsidRPr="00AC4DC6">
        <w:rPr>
          <w:sz w:val="20"/>
          <w:szCs w:val="20"/>
        </w:rPr>
        <w:t xml:space="preserve"> </w:t>
      </w:r>
      <w:r w:rsidR="0064441C">
        <w:rPr>
          <w:sz w:val="20"/>
          <w:szCs w:val="20"/>
        </w:rPr>
        <w:t>“Passport”</w:t>
      </w:r>
      <w:r w:rsidRPr="00AC4DC6">
        <w:rPr>
          <w:sz w:val="20"/>
          <w:szCs w:val="20"/>
        </w:rPr>
        <w:t>, donde marco con una flecha roja,</w:t>
      </w:r>
      <w:r w:rsidR="00AC1234" w:rsidRPr="00AC4DC6">
        <w:rPr>
          <w:sz w:val="20"/>
          <w:szCs w:val="20"/>
        </w:rPr>
        <w:t xml:space="preserve"> </w:t>
      </w:r>
      <w:r w:rsidR="00EC4C35" w:rsidRPr="00AC4DC6">
        <w:rPr>
          <w:sz w:val="20"/>
          <w:szCs w:val="20"/>
        </w:rPr>
        <w:t xml:space="preserve">incluir un nuevo </w:t>
      </w:r>
      <w:r w:rsidRPr="00AC4DC6">
        <w:rPr>
          <w:sz w:val="20"/>
          <w:szCs w:val="20"/>
        </w:rPr>
        <w:t xml:space="preserve">campo </w:t>
      </w:r>
      <w:r w:rsidR="00AC1234" w:rsidRPr="00AC4DC6">
        <w:rPr>
          <w:sz w:val="20"/>
          <w:szCs w:val="20"/>
        </w:rPr>
        <w:t xml:space="preserve">para el </w:t>
      </w:r>
      <w:r w:rsidRPr="00AC4DC6">
        <w:rPr>
          <w:sz w:val="20"/>
          <w:szCs w:val="20"/>
        </w:rPr>
        <w:t>número</w:t>
      </w:r>
      <w:r w:rsidR="00AC1234" w:rsidRPr="00AC4DC6">
        <w:rPr>
          <w:sz w:val="20"/>
          <w:szCs w:val="20"/>
        </w:rPr>
        <w:t xml:space="preserve"> de identificación del país de residencia</w:t>
      </w:r>
      <w:r w:rsidR="00993B9C" w:rsidRPr="006F2D3D">
        <w:rPr>
          <w:sz w:val="20"/>
          <w:szCs w:val="20"/>
        </w:rPr>
        <w:t>, que se titule “</w:t>
      </w:r>
      <w:r w:rsidR="00993B9C" w:rsidRPr="00633006">
        <w:rPr>
          <w:sz w:val="20"/>
          <w:szCs w:val="20"/>
          <w:lang w:val="en-GB"/>
          <w:rPrChange w:id="31" w:author="Sebastian Alonso Carlos" w:date="2026-05-14T13:32:00Z" w16du:dateUtc="2026-05-14T11:32:00Z">
            <w:rPr>
              <w:sz w:val="20"/>
              <w:szCs w:val="20"/>
            </w:rPr>
          </w:rPrChange>
        </w:rPr>
        <w:t>National ID number (non</w:t>
      </w:r>
      <w:r w:rsidR="00D87ED9" w:rsidRPr="00633006">
        <w:rPr>
          <w:sz w:val="20"/>
          <w:szCs w:val="20"/>
          <w:lang w:val="en-GB"/>
          <w:rPrChange w:id="32" w:author="Sebastian Alonso Carlos" w:date="2026-05-14T13:32:00Z" w16du:dateUtc="2026-05-14T11:32:00Z">
            <w:rPr>
              <w:sz w:val="20"/>
              <w:szCs w:val="20"/>
            </w:rPr>
          </w:rPrChange>
        </w:rPr>
        <w:t>-</w:t>
      </w:r>
      <w:r w:rsidR="00993B9C" w:rsidRPr="00633006">
        <w:rPr>
          <w:sz w:val="20"/>
          <w:szCs w:val="20"/>
          <w:lang w:val="en-GB"/>
          <w:rPrChange w:id="33" w:author="Sebastian Alonso Carlos" w:date="2026-05-14T13:32:00Z" w16du:dateUtc="2026-05-14T11:32:00Z">
            <w:rPr>
              <w:sz w:val="20"/>
              <w:szCs w:val="20"/>
            </w:rPr>
          </w:rPrChange>
        </w:rPr>
        <w:t>Spanish</w:t>
      </w:r>
      <w:r w:rsidR="00D87ED9" w:rsidRPr="00633006">
        <w:rPr>
          <w:sz w:val="20"/>
          <w:szCs w:val="20"/>
          <w:lang w:val="en-GB"/>
          <w:rPrChange w:id="34" w:author="Sebastian Alonso Carlos" w:date="2026-05-14T13:32:00Z" w16du:dateUtc="2026-05-14T11:32:00Z">
            <w:rPr>
              <w:sz w:val="20"/>
              <w:szCs w:val="20"/>
            </w:rPr>
          </w:rPrChange>
        </w:rPr>
        <w:t xml:space="preserve"> </w:t>
      </w:r>
      <w:r w:rsidR="00993B9C" w:rsidRPr="00633006">
        <w:rPr>
          <w:sz w:val="20"/>
          <w:szCs w:val="20"/>
          <w:lang w:val="en-GB"/>
          <w:rPrChange w:id="35" w:author="Sebastian Alonso Carlos" w:date="2026-05-14T13:32:00Z" w16du:dateUtc="2026-05-14T11:32:00Z">
            <w:rPr>
              <w:sz w:val="20"/>
              <w:szCs w:val="20"/>
            </w:rPr>
          </w:rPrChange>
        </w:rPr>
        <w:t>directors</w:t>
      </w:r>
      <w:r w:rsidRPr="00633006">
        <w:rPr>
          <w:sz w:val="20"/>
          <w:szCs w:val="20"/>
          <w:lang w:val="en-GB"/>
          <w:rPrChange w:id="36" w:author="Sebastian Alonso Carlos" w:date="2026-05-14T13:32:00Z" w16du:dateUtc="2026-05-14T11:32:00Z">
            <w:rPr>
              <w:sz w:val="20"/>
              <w:szCs w:val="20"/>
            </w:rPr>
          </w:rPrChange>
        </w:rPr>
        <w:t xml:space="preserve"> only</w:t>
      </w:r>
      <w:r w:rsidR="00993B9C" w:rsidRPr="00AC4DC6">
        <w:rPr>
          <w:sz w:val="20"/>
          <w:szCs w:val="20"/>
        </w:rPr>
        <w:t xml:space="preserve">) (in case </w:t>
      </w:r>
      <w:r w:rsidR="00993B9C" w:rsidRPr="00633006">
        <w:rPr>
          <w:sz w:val="20"/>
          <w:szCs w:val="20"/>
          <w:lang w:val="en-GB"/>
          <w:rPrChange w:id="37" w:author="Sebastian Alonso Carlos" w:date="2026-05-14T13:32:00Z" w16du:dateUtc="2026-05-14T11:32:00Z">
            <w:rPr>
              <w:sz w:val="20"/>
              <w:szCs w:val="20"/>
            </w:rPr>
          </w:rPrChange>
        </w:rPr>
        <w:t>of US directors</w:t>
      </w:r>
      <w:r w:rsidR="00266AF2" w:rsidRPr="00633006">
        <w:rPr>
          <w:sz w:val="20"/>
          <w:szCs w:val="20"/>
          <w:lang w:val="en-GB"/>
          <w:rPrChange w:id="38" w:author="Sebastian Alonso Carlos" w:date="2026-05-14T13:32:00Z" w16du:dateUtc="2026-05-14T11:32:00Z">
            <w:rPr>
              <w:sz w:val="20"/>
              <w:szCs w:val="20"/>
            </w:rPr>
          </w:rPrChange>
        </w:rPr>
        <w:t>,</w:t>
      </w:r>
      <w:r w:rsidR="00993B9C" w:rsidRPr="00633006">
        <w:rPr>
          <w:sz w:val="20"/>
          <w:szCs w:val="20"/>
          <w:lang w:val="en-GB"/>
          <w:rPrChange w:id="39" w:author="Sebastian Alonso Carlos" w:date="2026-05-14T13:32:00Z" w16du:dateUtc="2026-05-14T11:32:00Z">
            <w:rPr>
              <w:sz w:val="20"/>
              <w:szCs w:val="20"/>
            </w:rPr>
          </w:rPrChange>
        </w:rPr>
        <w:t xml:space="preserve"> please include</w:t>
      </w:r>
      <w:r w:rsidR="00993B9C" w:rsidRPr="00AC4DC6">
        <w:rPr>
          <w:sz w:val="20"/>
          <w:szCs w:val="20"/>
        </w:rPr>
        <w:t xml:space="preserve"> US SSN)”</w:t>
      </w:r>
      <w:r w:rsidRPr="00AC4DC6">
        <w:rPr>
          <w:sz w:val="20"/>
          <w:szCs w:val="20"/>
        </w:rPr>
        <w:t>.</w:t>
      </w:r>
    </w:p>
    <w:p w14:paraId="69B595E0" w14:textId="3B6D9C77" w:rsidR="00AC1234" w:rsidRPr="00AC4DC6" w:rsidRDefault="008F6D68" w:rsidP="0064441C">
      <w:pPr>
        <w:pStyle w:val="Prrafodelista"/>
        <w:numPr>
          <w:ilvl w:val="0"/>
          <w:numId w:val="2"/>
        </w:numPr>
        <w:ind w:left="1134" w:hanging="425"/>
        <w:rPr>
          <w:sz w:val="20"/>
          <w:szCs w:val="20"/>
        </w:rPr>
      </w:pPr>
      <w:r w:rsidRPr="00AC4DC6">
        <w:rPr>
          <w:sz w:val="20"/>
          <w:szCs w:val="20"/>
        </w:rPr>
        <w:t xml:space="preserve">La frase </w:t>
      </w:r>
      <w:r w:rsidR="000A55CC">
        <w:rPr>
          <w:sz w:val="20"/>
          <w:szCs w:val="20"/>
        </w:rPr>
        <w:t>“</w:t>
      </w:r>
      <w:r w:rsidRPr="00633006">
        <w:rPr>
          <w:sz w:val="20"/>
          <w:szCs w:val="20"/>
          <w:lang w:val="en-GB"/>
          <w:rPrChange w:id="40" w:author="Sebastian Alonso Carlos" w:date="2026-05-14T13:32:00Z" w16du:dateUtc="2026-05-14T11:32:00Z">
            <w:rPr>
              <w:sz w:val="20"/>
              <w:szCs w:val="20"/>
            </w:rPr>
          </w:rPrChange>
        </w:rPr>
        <w:t>Collaborators with access to sensitive information of the Group</w:t>
      </w:r>
      <w:r w:rsidR="000A55CC">
        <w:rPr>
          <w:sz w:val="20"/>
          <w:szCs w:val="20"/>
        </w:rPr>
        <w:t>”</w:t>
      </w:r>
      <w:r w:rsidRPr="00AC4DC6">
        <w:rPr>
          <w:sz w:val="20"/>
          <w:szCs w:val="20"/>
        </w:rPr>
        <w:t xml:space="preserve"> hay que bajarla para </w:t>
      </w:r>
      <w:r w:rsidR="00266AF2" w:rsidRPr="00AC4DC6">
        <w:rPr>
          <w:sz w:val="20"/>
          <w:szCs w:val="20"/>
        </w:rPr>
        <w:t>que esté justo encima del siguiente cuadro</w:t>
      </w:r>
      <w:r w:rsidRPr="00AC4DC6">
        <w:rPr>
          <w:sz w:val="20"/>
          <w:szCs w:val="20"/>
        </w:rPr>
        <w:t xml:space="preserve"> y hay sustituir el texto por </w:t>
      </w:r>
      <w:r w:rsidR="00266AF2" w:rsidRPr="00AC4DC6">
        <w:rPr>
          <w:sz w:val="20"/>
          <w:szCs w:val="20"/>
        </w:rPr>
        <w:t>“</w:t>
      </w:r>
      <w:r w:rsidRPr="006F2D3D">
        <w:rPr>
          <w:sz w:val="20"/>
          <w:szCs w:val="20"/>
        </w:rPr>
        <w:t xml:space="preserve">Personal </w:t>
      </w:r>
      <w:r w:rsidRPr="00633006">
        <w:rPr>
          <w:sz w:val="20"/>
          <w:szCs w:val="20"/>
          <w:lang w:val="en-GB"/>
          <w:rPrChange w:id="41" w:author="Sebastian Alonso Carlos" w:date="2026-05-14T13:32:00Z" w16du:dateUtc="2026-05-14T11:32:00Z">
            <w:rPr>
              <w:sz w:val="20"/>
              <w:szCs w:val="20"/>
            </w:rPr>
          </w:rPrChange>
        </w:rPr>
        <w:t xml:space="preserve">information of the director’s assistants with access to </w:t>
      </w:r>
      <w:del w:id="42" w:author="Sebastian Alonso Carlos" w:date="2026-05-14T15:49:00Z" w16du:dateUtc="2026-05-14T13:49:00Z">
        <w:r w:rsidRPr="00633006" w:rsidDel="00F632DC">
          <w:rPr>
            <w:sz w:val="20"/>
            <w:szCs w:val="20"/>
            <w:lang w:val="en-GB"/>
            <w:rPrChange w:id="43" w:author="Sebastian Alonso Carlos" w:date="2026-05-14T13:32:00Z" w16du:dateUtc="2026-05-14T11:32:00Z">
              <w:rPr>
                <w:sz w:val="20"/>
                <w:szCs w:val="20"/>
              </w:rPr>
            </w:rPrChange>
          </w:rPr>
          <w:delText xml:space="preserve">sensitive </w:delText>
        </w:r>
      </w:del>
      <w:ins w:id="44" w:author="Sebastian Alonso Carlos" w:date="2026-05-14T15:49:00Z" w16du:dateUtc="2026-05-14T13:49:00Z">
        <w:r w:rsidR="00F632DC">
          <w:rPr>
            <w:sz w:val="20"/>
            <w:szCs w:val="20"/>
            <w:lang w:val="en-GB"/>
          </w:rPr>
          <w:t>confidential</w:t>
        </w:r>
        <w:r w:rsidR="00F632DC" w:rsidRPr="00633006">
          <w:rPr>
            <w:sz w:val="20"/>
            <w:szCs w:val="20"/>
            <w:lang w:val="en-GB"/>
            <w:rPrChange w:id="45" w:author="Sebastian Alonso Carlos" w:date="2026-05-14T13:32:00Z" w16du:dateUtc="2026-05-14T11:32:00Z">
              <w:rPr>
                <w:sz w:val="20"/>
                <w:szCs w:val="20"/>
              </w:rPr>
            </w:rPrChange>
          </w:rPr>
          <w:t xml:space="preserve"> </w:t>
        </w:r>
      </w:ins>
      <w:r w:rsidRPr="00633006">
        <w:rPr>
          <w:sz w:val="20"/>
          <w:szCs w:val="20"/>
          <w:lang w:val="en-GB"/>
          <w:rPrChange w:id="46" w:author="Sebastian Alonso Carlos" w:date="2026-05-14T13:32:00Z" w16du:dateUtc="2026-05-14T11:32:00Z">
            <w:rPr>
              <w:sz w:val="20"/>
              <w:szCs w:val="20"/>
            </w:rPr>
          </w:rPrChange>
        </w:rPr>
        <w:t>information about</w:t>
      </w:r>
      <w:r w:rsidRPr="006F2D3D">
        <w:rPr>
          <w:sz w:val="20"/>
          <w:szCs w:val="20"/>
        </w:rPr>
        <w:t xml:space="preserve"> Grupo Santander</w:t>
      </w:r>
      <w:r w:rsidR="00266AF2" w:rsidRPr="006F2D3D">
        <w:rPr>
          <w:sz w:val="20"/>
          <w:szCs w:val="20"/>
        </w:rPr>
        <w:t>”.</w:t>
      </w:r>
    </w:p>
    <w:p w14:paraId="2B8888A2" w14:textId="56F67771" w:rsidR="00BB5E65" w:rsidRDefault="00BB5E65" w:rsidP="00BB5E65">
      <w:pPr>
        <w:jc w:val="center"/>
        <w:rPr>
          <w:b/>
          <w:bCs/>
          <w:sz w:val="32"/>
          <w:szCs w:val="32"/>
        </w:rPr>
      </w:pPr>
    </w:p>
    <w:p w14:paraId="71E0D4BF" w14:textId="73370DD3" w:rsidR="00BB5E65" w:rsidRDefault="00BB5E65" w:rsidP="00BB5E65">
      <w:pPr>
        <w:jc w:val="center"/>
        <w:rPr>
          <w:b/>
          <w:bCs/>
          <w:sz w:val="32"/>
          <w:szCs w:val="32"/>
        </w:rPr>
      </w:pPr>
      <w:r w:rsidRPr="00BB5E65">
        <w:rPr>
          <w:b/>
          <w:bCs/>
          <w:noProof/>
          <w:sz w:val="32"/>
          <w:szCs w:val="32"/>
        </w:rPr>
        <w:drawing>
          <wp:inline distT="0" distB="0" distL="0" distR="0" wp14:anchorId="221A3A7C" wp14:editId="6256E551">
            <wp:extent cx="5273696" cy="2546651"/>
            <wp:effectExtent l="0" t="0" r="3175" b="6350"/>
            <wp:docPr id="1187192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92965" name=""/>
                    <pic:cNvPicPr/>
                  </pic:nvPicPr>
                  <pic:blipFill>
                    <a:blip r:embed="rId11"/>
                    <a:stretch>
                      <a:fillRect/>
                    </a:stretch>
                  </pic:blipFill>
                  <pic:spPr>
                    <a:xfrm>
                      <a:off x="0" y="0"/>
                      <a:ext cx="5294649" cy="2556769"/>
                    </a:xfrm>
                    <a:prstGeom prst="rect">
                      <a:avLst/>
                    </a:prstGeom>
                  </pic:spPr>
                </pic:pic>
              </a:graphicData>
            </a:graphic>
          </wp:inline>
        </w:drawing>
      </w:r>
    </w:p>
    <w:p w14:paraId="72F29B9E" w14:textId="77777777" w:rsidR="004F49F1" w:rsidRDefault="004F49F1" w:rsidP="00BB5E65">
      <w:pPr>
        <w:jc w:val="center"/>
        <w:rPr>
          <w:b/>
          <w:bCs/>
          <w:sz w:val="32"/>
          <w:szCs w:val="32"/>
        </w:rPr>
      </w:pPr>
    </w:p>
    <w:p w14:paraId="0D04D850" w14:textId="4A21DB89" w:rsidR="009F59D6" w:rsidRDefault="009F59D6" w:rsidP="00BB5E65">
      <w:pPr>
        <w:jc w:val="center"/>
        <w:rPr>
          <w:b/>
          <w:bCs/>
          <w:sz w:val="32"/>
          <w:szCs w:val="32"/>
        </w:rPr>
      </w:pPr>
      <w:r w:rsidRPr="009F59D6">
        <w:rPr>
          <w:b/>
          <w:bCs/>
          <w:noProof/>
          <w:sz w:val="32"/>
          <w:szCs w:val="32"/>
        </w:rPr>
        <w:lastRenderedPageBreak/>
        <w:drawing>
          <wp:inline distT="0" distB="0" distL="0" distR="0" wp14:anchorId="0FEFECB7" wp14:editId="786B83DC">
            <wp:extent cx="5252341" cy="2082669"/>
            <wp:effectExtent l="0" t="0" r="5715" b="0"/>
            <wp:docPr id="1441906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6137" name=""/>
                    <pic:cNvPicPr/>
                  </pic:nvPicPr>
                  <pic:blipFill>
                    <a:blip r:embed="rId12"/>
                    <a:stretch>
                      <a:fillRect/>
                    </a:stretch>
                  </pic:blipFill>
                  <pic:spPr>
                    <a:xfrm>
                      <a:off x="0" y="0"/>
                      <a:ext cx="5288307" cy="2096930"/>
                    </a:xfrm>
                    <a:prstGeom prst="rect">
                      <a:avLst/>
                    </a:prstGeom>
                  </pic:spPr>
                </pic:pic>
              </a:graphicData>
            </a:graphic>
          </wp:inline>
        </w:drawing>
      </w:r>
    </w:p>
    <w:p w14:paraId="167F35BA" w14:textId="77777777" w:rsidR="00F8175D" w:rsidRDefault="00F8175D" w:rsidP="00181958">
      <w:pPr>
        <w:rPr>
          <w:sz w:val="20"/>
          <w:szCs w:val="20"/>
        </w:rPr>
      </w:pPr>
    </w:p>
    <w:p w14:paraId="20C19DF4" w14:textId="77777777" w:rsidR="00F8175D" w:rsidRDefault="00F8175D" w:rsidP="00181958">
      <w:pPr>
        <w:rPr>
          <w:sz w:val="20"/>
          <w:szCs w:val="20"/>
        </w:rPr>
      </w:pPr>
    </w:p>
    <w:p w14:paraId="366ABC84" w14:textId="2518F872" w:rsidR="008E5FF3" w:rsidRDefault="00F8175D" w:rsidP="00F8175D">
      <w:pPr>
        <w:ind w:firstLine="426"/>
        <w:rPr>
          <w:sz w:val="20"/>
          <w:szCs w:val="20"/>
        </w:rPr>
      </w:pPr>
      <w:r>
        <w:rPr>
          <w:sz w:val="20"/>
          <w:szCs w:val="20"/>
        </w:rPr>
        <w:t>V</w:t>
      </w:r>
      <w:r w:rsidR="00620C40" w:rsidRPr="00AC4DC6">
        <w:rPr>
          <w:sz w:val="20"/>
          <w:szCs w:val="20"/>
        </w:rPr>
        <w:t>entana</w:t>
      </w:r>
      <w:r w:rsidR="00483AF9" w:rsidRPr="00AC4DC6">
        <w:rPr>
          <w:sz w:val="20"/>
          <w:szCs w:val="20"/>
        </w:rPr>
        <w:t xml:space="preserve"> emergente</w:t>
      </w:r>
      <w:r w:rsidR="008E5FF3" w:rsidRPr="00AC4DC6">
        <w:rPr>
          <w:sz w:val="20"/>
          <w:szCs w:val="20"/>
        </w:rPr>
        <w:t>:</w:t>
      </w:r>
      <w:r w:rsidR="00483AF9" w:rsidRPr="00AC4DC6">
        <w:rPr>
          <w:sz w:val="20"/>
          <w:szCs w:val="20"/>
        </w:rPr>
        <w:t xml:space="preserve"> </w:t>
      </w:r>
    </w:p>
    <w:p w14:paraId="114A7E43" w14:textId="566FD98A" w:rsidR="00F8175D" w:rsidRPr="00F8175D" w:rsidRDefault="00F8175D" w:rsidP="00F8175D">
      <w:pPr>
        <w:pStyle w:val="Prrafodelista"/>
        <w:numPr>
          <w:ilvl w:val="0"/>
          <w:numId w:val="2"/>
        </w:numPr>
        <w:rPr>
          <w:sz w:val="20"/>
          <w:szCs w:val="20"/>
        </w:rPr>
      </w:pPr>
      <w:r>
        <w:rPr>
          <w:sz w:val="20"/>
          <w:szCs w:val="20"/>
        </w:rPr>
        <w:t>Sustituir el texto por este:</w:t>
      </w:r>
    </w:p>
    <w:p w14:paraId="24EE0ADE" w14:textId="1A3D3032" w:rsidR="008E5FF3" w:rsidRDefault="00BE75BC" w:rsidP="00BE75BC">
      <w:pPr>
        <w:ind w:left="709"/>
        <w:rPr>
          <w:sz w:val="20"/>
          <w:szCs w:val="20"/>
          <w:lang w:val="en-GB"/>
        </w:rPr>
      </w:pPr>
      <w:r>
        <w:rPr>
          <w:sz w:val="20"/>
          <w:szCs w:val="20"/>
          <w:lang w:val="en-GB"/>
        </w:rPr>
        <w:t>“</w:t>
      </w:r>
      <w:r w:rsidR="00181958" w:rsidRPr="005D4629">
        <w:rPr>
          <w:sz w:val="20"/>
          <w:szCs w:val="20"/>
          <w:lang w:val="en-GB"/>
        </w:rPr>
        <w:t>Please fill in, to the best of your knowledge, the information on your close relatives</w:t>
      </w:r>
      <w:r w:rsidR="008E5FF3">
        <w:rPr>
          <w:sz w:val="20"/>
          <w:szCs w:val="20"/>
          <w:lang w:val="en-GB"/>
        </w:rPr>
        <w:t xml:space="preserve"> and the entities related to them</w:t>
      </w:r>
      <w:r w:rsidR="00181958" w:rsidRPr="005D4629">
        <w:rPr>
          <w:sz w:val="20"/>
          <w:szCs w:val="20"/>
          <w:lang w:val="en-GB"/>
        </w:rPr>
        <w:t>. For th</w:t>
      </w:r>
      <w:r w:rsidR="008E5FF3">
        <w:rPr>
          <w:sz w:val="20"/>
          <w:szCs w:val="20"/>
          <w:lang w:val="en-GB"/>
        </w:rPr>
        <w:t>e</w:t>
      </w:r>
      <w:r w:rsidR="00181958" w:rsidRPr="005D4629">
        <w:rPr>
          <w:sz w:val="20"/>
          <w:szCs w:val="20"/>
          <w:lang w:val="en-GB"/>
        </w:rPr>
        <w:t>s</w:t>
      </w:r>
      <w:r w:rsidR="008E5FF3">
        <w:rPr>
          <w:sz w:val="20"/>
          <w:szCs w:val="20"/>
          <w:lang w:val="en-GB"/>
        </w:rPr>
        <w:t>e</w:t>
      </w:r>
      <w:r w:rsidR="00181958" w:rsidRPr="005D4629">
        <w:rPr>
          <w:sz w:val="20"/>
          <w:szCs w:val="20"/>
          <w:lang w:val="en-GB"/>
        </w:rPr>
        <w:t xml:space="preserve"> purpose</w:t>
      </w:r>
      <w:r w:rsidR="008E5FF3">
        <w:rPr>
          <w:sz w:val="20"/>
          <w:szCs w:val="20"/>
          <w:lang w:val="en-GB"/>
        </w:rPr>
        <w:t>s:</w:t>
      </w:r>
    </w:p>
    <w:p w14:paraId="3E36128E" w14:textId="5BAA995C" w:rsidR="00181958" w:rsidRPr="008E5FF3" w:rsidRDefault="008E5FF3" w:rsidP="00F8175D">
      <w:pPr>
        <w:pStyle w:val="Prrafodelista"/>
        <w:numPr>
          <w:ilvl w:val="0"/>
          <w:numId w:val="2"/>
        </w:numPr>
        <w:ind w:left="1134" w:hanging="425"/>
        <w:rPr>
          <w:sz w:val="20"/>
          <w:szCs w:val="20"/>
          <w:lang w:val="en-GB"/>
        </w:rPr>
      </w:pPr>
      <w:r w:rsidRPr="008E5FF3">
        <w:rPr>
          <w:sz w:val="20"/>
          <w:szCs w:val="20"/>
          <w:lang w:val="en-GB"/>
        </w:rPr>
        <w:t>T</w:t>
      </w:r>
      <w:r w:rsidR="00181958" w:rsidRPr="008E5FF3">
        <w:rPr>
          <w:sz w:val="20"/>
          <w:szCs w:val="20"/>
          <w:lang w:val="en-GB"/>
        </w:rPr>
        <w:t>he following are considered close relatives:</w:t>
      </w:r>
    </w:p>
    <w:p w14:paraId="1AD2A59B" w14:textId="6C9B1086" w:rsidR="00CD7CC1" w:rsidRPr="00687085" w:rsidRDefault="008E5FF3" w:rsidP="00130212">
      <w:pPr>
        <w:pStyle w:val="Prrafodelista"/>
        <w:numPr>
          <w:ilvl w:val="0"/>
          <w:numId w:val="8"/>
        </w:numPr>
        <w:ind w:left="1560" w:hanging="284"/>
        <w:rPr>
          <w:sz w:val="20"/>
          <w:szCs w:val="20"/>
          <w:lang w:val="en-GB"/>
        </w:rPr>
      </w:pPr>
      <w:r w:rsidRPr="008E5FF3">
        <w:rPr>
          <w:sz w:val="20"/>
          <w:szCs w:val="20"/>
          <w:lang w:val="en-GB"/>
        </w:rPr>
        <w:t>y</w:t>
      </w:r>
      <w:r w:rsidR="00181958" w:rsidRPr="008E5FF3">
        <w:rPr>
          <w:sz w:val="20"/>
          <w:szCs w:val="20"/>
          <w:lang w:val="en-GB"/>
        </w:rPr>
        <w:t xml:space="preserve">our </w:t>
      </w:r>
      <w:r w:rsidR="00181958" w:rsidRPr="008E5FF3">
        <w:rPr>
          <w:b/>
          <w:bCs/>
          <w:sz w:val="20"/>
          <w:szCs w:val="20"/>
          <w:lang w:val="en-GB"/>
        </w:rPr>
        <w:t>spouse</w:t>
      </w:r>
      <w:r w:rsidR="00181958" w:rsidRPr="008E5FF3">
        <w:rPr>
          <w:sz w:val="20"/>
          <w:szCs w:val="20"/>
          <w:lang w:val="en-GB"/>
        </w:rPr>
        <w:t xml:space="preserve"> or a person in a </w:t>
      </w:r>
      <w:r w:rsidR="00181958" w:rsidRPr="00C56E8F">
        <w:rPr>
          <w:sz w:val="20"/>
          <w:szCs w:val="20"/>
          <w:rPrChange w:id="47" w:author="Sebastian Alonso Carlos" w:date="2026-05-13T16:49:00Z" w16du:dateUtc="2026-05-13T14:49:00Z">
            <w:rPr>
              <w:sz w:val="20"/>
              <w:szCs w:val="20"/>
              <w:lang w:val="en-GB"/>
            </w:rPr>
          </w:rPrChange>
        </w:rPr>
        <w:t xml:space="preserve">comparable </w:t>
      </w:r>
      <w:r w:rsidR="00181958" w:rsidRPr="00687085">
        <w:rPr>
          <w:sz w:val="20"/>
          <w:szCs w:val="20"/>
          <w:lang w:val="en-GB"/>
        </w:rPr>
        <w:t>intimate relationship</w:t>
      </w:r>
      <w:ins w:id="48" w:author="Sebastian Alonso Carlos" w:date="2026-05-13T16:47:00Z" w16du:dateUtc="2026-05-13T14:47:00Z">
        <w:r w:rsidR="00C56E8F" w:rsidRPr="00D747B6">
          <w:rPr>
            <w:sz w:val="20"/>
            <w:szCs w:val="20"/>
            <w:lang w:val="en-GB"/>
          </w:rPr>
          <w:t xml:space="preserve"> </w:t>
        </w:r>
      </w:ins>
      <w:ins w:id="49" w:author="Sebastian Alonso Carlos" w:date="2026-05-13T16:47:00Z">
        <w:r w:rsidR="00C56E8F" w:rsidRPr="00687085">
          <w:rPr>
            <w:sz w:val="20"/>
            <w:szCs w:val="20"/>
            <w:lang w:val="en-GB"/>
            <w:rPrChange w:id="50" w:author="Sebastian Alonso Carlos" w:date="2026-05-14T14:36:00Z" w16du:dateUtc="2026-05-14T12:36:00Z">
              <w:rPr>
                <w:sz w:val="20"/>
                <w:szCs w:val="20"/>
              </w:rPr>
            </w:rPrChange>
          </w:rPr>
          <w:t>(hereinafter “equivalent”</w:t>
        </w:r>
        <w:proofErr w:type="gramStart"/>
        <w:r w:rsidR="00C56E8F" w:rsidRPr="00687085">
          <w:rPr>
            <w:sz w:val="20"/>
            <w:szCs w:val="20"/>
            <w:lang w:val="en-GB"/>
            <w:rPrChange w:id="51" w:author="Sebastian Alonso Carlos" w:date="2026-05-14T14:36:00Z" w16du:dateUtc="2026-05-14T12:36:00Z">
              <w:rPr>
                <w:sz w:val="20"/>
                <w:szCs w:val="20"/>
              </w:rPr>
            </w:rPrChange>
          </w:rPr>
          <w:t>)</w:t>
        </w:r>
      </w:ins>
      <w:r w:rsidRPr="00687085">
        <w:rPr>
          <w:sz w:val="20"/>
          <w:szCs w:val="20"/>
          <w:lang w:val="en-GB"/>
        </w:rPr>
        <w:t>;</w:t>
      </w:r>
      <w:proofErr w:type="gramEnd"/>
    </w:p>
    <w:p w14:paraId="5C67E916" w14:textId="19FF22F7" w:rsidR="00CD7CC1" w:rsidRPr="00687085" w:rsidRDefault="008E5FF3" w:rsidP="00130212">
      <w:pPr>
        <w:pStyle w:val="Prrafodelista"/>
        <w:numPr>
          <w:ilvl w:val="0"/>
          <w:numId w:val="8"/>
        </w:numPr>
        <w:ind w:left="1560" w:hanging="284"/>
        <w:rPr>
          <w:sz w:val="20"/>
          <w:szCs w:val="20"/>
          <w:lang w:val="en-GB"/>
        </w:rPr>
      </w:pPr>
      <w:r w:rsidRPr="00687085">
        <w:rPr>
          <w:sz w:val="20"/>
          <w:szCs w:val="20"/>
          <w:lang w:val="en-GB"/>
        </w:rPr>
        <w:t>y</w:t>
      </w:r>
      <w:r w:rsidR="00181958" w:rsidRPr="00687085">
        <w:rPr>
          <w:sz w:val="20"/>
          <w:szCs w:val="20"/>
          <w:lang w:val="en-GB"/>
        </w:rPr>
        <w:t xml:space="preserve">our </w:t>
      </w:r>
      <w:r w:rsidR="00181958" w:rsidRPr="00687085">
        <w:rPr>
          <w:b/>
          <w:bCs/>
          <w:sz w:val="20"/>
          <w:szCs w:val="20"/>
          <w:lang w:val="en-GB"/>
        </w:rPr>
        <w:t>children,</w:t>
      </w:r>
      <w:r w:rsidR="00181958" w:rsidRPr="00687085">
        <w:rPr>
          <w:sz w:val="20"/>
          <w:szCs w:val="20"/>
          <w:lang w:val="en-GB"/>
        </w:rPr>
        <w:t xml:space="preserve"> </w:t>
      </w:r>
      <w:r w:rsidR="00181958" w:rsidRPr="00687085">
        <w:rPr>
          <w:b/>
          <w:bCs/>
          <w:sz w:val="20"/>
          <w:szCs w:val="20"/>
          <w:lang w:val="en-GB"/>
        </w:rPr>
        <w:t>parents</w:t>
      </w:r>
      <w:r w:rsidR="00181958" w:rsidRPr="00687085">
        <w:rPr>
          <w:sz w:val="20"/>
          <w:szCs w:val="20"/>
          <w:lang w:val="en-GB"/>
        </w:rPr>
        <w:t xml:space="preserve"> and </w:t>
      </w:r>
      <w:proofErr w:type="gramStart"/>
      <w:r w:rsidR="00181958" w:rsidRPr="00687085">
        <w:rPr>
          <w:b/>
          <w:bCs/>
          <w:sz w:val="20"/>
          <w:szCs w:val="20"/>
          <w:lang w:val="en-GB"/>
        </w:rPr>
        <w:t>siblings</w:t>
      </w:r>
      <w:r w:rsidRPr="00687085">
        <w:rPr>
          <w:b/>
          <w:bCs/>
          <w:sz w:val="20"/>
          <w:szCs w:val="20"/>
          <w:lang w:val="en-GB"/>
        </w:rPr>
        <w:t>;</w:t>
      </w:r>
      <w:proofErr w:type="gramEnd"/>
    </w:p>
    <w:p w14:paraId="79404D67" w14:textId="2F03A139" w:rsidR="00CD7CC1" w:rsidRPr="00687085" w:rsidRDefault="008E5FF3" w:rsidP="00130212">
      <w:pPr>
        <w:pStyle w:val="Prrafodelista"/>
        <w:numPr>
          <w:ilvl w:val="0"/>
          <w:numId w:val="8"/>
        </w:numPr>
        <w:ind w:left="1560" w:hanging="284"/>
        <w:rPr>
          <w:sz w:val="20"/>
          <w:szCs w:val="20"/>
          <w:lang w:val="en-GB"/>
        </w:rPr>
      </w:pPr>
      <w:r w:rsidRPr="00687085">
        <w:rPr>
          <w:sz w:val="20"/>
          <w:szCs w:val="20"/>
          <w:lang w:val="en-GB"/>
        </w:rPr>
        <w:t>t</w:t>
      </w:r>
      <w:r w:rsidR="00CD7CC1" w:rsidRPr="00687085">
        <w:rPr>
          <w:sz w:val="20"/>
          <w:szCs w:val="20"/>
          <w:lang w:val="en-GB"/>
        </w:rPr>
        <w:t xml:space="preserve">he </w:t>
      </w:r>
      <w:r w:rsidR="00CD7CC1" w:rsidRPr="00687085">
        <w:rPr>
          <w:b/>
          <w:bCs/>
          <w:sz w:val="20"/>
          <w:szCs w:val="20"/>
          <w:lang w:val="en-GB"/>
        </w:rPr>
        <w:t>children,</w:t>
      </w:r>
      <w:r w:rsidR="00CD7CC1" w:rsidRPr="00687085">
        <w:rPr>
          <w:sz w:val="20"/>
          <w:szCs w:val="20"/>
          <w:lang w:val="en-GB"/>
        </w:rPr>
        <w:t xml:space="preserve"> </w:t>
      </w:r>
      <w:r w:rsidR="00CD7CC1" w:rsidRPr="00687085">
        <w:rPr>
          <w:b/>
          <w:bCs/>
          <w:sz w:val="20"/>
          <w:szCs w:val="20"/>
          <w:lang w:val="en-GB"/>
        </w:rPr>
        <w:t>parents</w:t>
      </w:r>
      <w:r w:rsidR="00CD7CC1" w:rsidRPr="00687085">
        <w:rPr>
          <w:sz w:val="20"/>
          <w:szCs w:val="20"/>
          <w:lang w:val="en-GB"/>
        </w:rPr>
        <w:t xml:space="preserve"> and </w:t>
      </w:r>
      <w:r w:rsidR="00CD7CC1" w:rsidRPr="00687085">
        <w:rPr>
          <w:b/>
          <w:bCs/>
          <w:sz w:val="20"/>
          <w:szCs w:val="20"/>
          <w:lang w:val="en-GB"/>
        </w:rPr>
        <w:t>siblings</w:t>
      </w:r>
      <w:r w:rsidR="00181958" w:rsidRPr="00687085">
        <w:rPr>
          <w:sz w:val="20"/>
          <w:szCs w:val="20"/>
          <w:lang w:val="en-GB"/>
        </w:rPr>
        <w:t xml:space="preserve"> </w:t>
      </w:r>
      <w:r w:rsidR="00CD7CC1" w:rsidRPr="00687085">
        <w:rPr>
          <w:sz w:val="20"/>
          <w:szCs w:val="20"/>
          <w:lang w:val="en-GB"/>
        </w:rPr>
        <w:t>of your</w:t>
      </w:r>
      <w:r w:rsidR="00181958" w:rsidRPr="00687085">
        <w:rPr>
          <w:sz w:val="20"/>
          <w:szCs w:val="20"/>
          <w:lang w:val="en-GB"/>
        </w:rPr>
        <w:t xml:space="preserve"> </w:t>
      </w:r>
      <w:ins w:id="52" w:author="Sebastian Alonso Carlos" w:date="2026-05-13T16:49:00Z" w16du:dateUtc="2026-05-13T14:49:00Z">
        <w:r w:rsidR="00C56E8F" w:rsidRPr="00687085">
          <w:rPr>
            <w:sz w:val="20"/>
            <w:szCs w:val="20"/>
            <w:lang w:val="en-GB"/>
            <w:rPrChange w:id="53" w:author="Sebastian Alonso Carlos" w:date="2026-05-14T14:36:00Z" w16du:dateUtc="2026-05-14T12:36:00Z">
              <w:rPr>
                <w:sz w:val="20"/>
                <w:szCs w:val="20"/>
              </w:rPr>
            </w:rPrChange>
          </w:rPr>
          <w:t>spouse or equivalent</w:t>
        </w:r>
      </w:ins>
      <w:del w:id="54" w:author="Sebastian Alonso Carlos" w:date="2026-05-13T16:49:00Z" w16du:dateUtc="2026-05-13T14:49:00Z">
        <w:r w:rsidR="00CD7CC1" w:rsidRPr="00687085" w:rsidDel="00C56E8F">
          <w:rPr>
            <w:sz w:val="20"/>
            <w:szCs w:val="20"/>
            <w:lang w:val="en-GB"/>
          </w:rPr>
          <w:delText>spouse or person in a comparable intimate relationship</w:delText>
        </w:r>
      </w:del>
      <w:r w:rsidRPr="00687085">
        <w:rPr>
          <w:sz w:val="20"/>
          <w:szCs w:val="20"/>
          <w:lang w:val="en-GB"/>
        </w:rPr>
        <w:t>;</w:t>
      </w:r>
    </w:p>
    <w:p w14:paraId="3A7A7702" w14:textId="74F8E88C" w:rsidR="00181958" w:rsidRPr="00687085" w:rsidRDefault="008E5FF3" w:rsidP="00130212">
      <w:pPr>
        <w:pStyle w:val="Prrafodelista"/>
        <w:numPr>
          <w:ilvl w:val="0"/>
          <w:numId w:val="8"/>
        </w:numPr>
        <w:ind w:left="1560" w:hanging="284"/>
        <w:rPr>
          <w:sz w:val="20"/>
          <w:szCs w:val="20"/>
          <w:lang w:val="en-GB"/>
        </w:rPr>
      </w:pPr>
      <w:r w:rsidRPr="00687085">
        <w:rPr>
          <w:sz w:val="20"/>
          <w:szCs w:val="20"/>
          <w:lang w:val="en-GB"/>
        </w:rPr>
        <w:t>t</w:t>
      </w:r>
      <w:r w:rsidR="00CD7CC1" w:rsidRPr="00687085">
        <w:rPr>
          <w:sz w:val="20"/>
          <w:szCs w:val="20"/>
          <w:lang w:val="en-GB"/>
        </w:rPr>
        <w:t>he</w:t>
      </w:r>
      <w:r w:rsidR="00181958" w:rsidRPr="00687085">
        <w:rPr>
          <w:sz w:val="20"/>
          <w:szCs w:val="20"/>
          <w:lang w:val="en-GB"/>
        </w:rPr>
        <w:t xml:space="preserve"> spouses or persons in a comparable intimate relationship</w:t>
      </w:r>
      <w:r w:rsidR="00CD7CC1" w:rsidRPr="00687085">
        <w:rPr>
          <w:sz w:val="20"/>
          <w:szCs w:val="20"/>
          <w:lang w:val="en-GB"/>
        </w:rPr>
        <w:t xml:space="preserve"> of all the individuals listed </w:t>
      </w:r>
      <w:proofErr w:type="gramStart"/>
      <w:r w:rsidR="00CD7CC1" w:rsidRPr="00687085">
        <w:rPr>
          <w:sz w:val="20"/>
          <w:szCs w:val="20"/>
          <w:lang w:val="en-GB"/>
        </w:rPr>
        <w:t>above</w:t>
      </w:r>
      <w:r w:rsidRPr="00687085">
        <w:rPr>
          <w:sz w:val="20"/>
          <w:szCs w:val="20"/>
          <w:lang w:val="en-GB"/>
        </w:rPr>
        <w:t>;</w:t>
      </w:r>
      <w:proofErr w:type="gramEnd"/>
    </w:p>
    <w:p w14:paraId="362E633A" w14:textId="2E4D7F0F" w:rsidR="00181958" w:rsidRPr="00687085" w:rsidRDefault="008E5FF3" w:rsidP="00130212">
      <w:pPr>
        <w:pStyle w:val="Prrafodelista"/>
        <w:numPr>
          <w:ilvl w:val="0"/>
          <w:numId w:val="8"/>
        </w:numPr>
        <w:ind w:left="1560" w:hanging="284"/>
        <w:rPr>
          <w:sz w:val="20"/>
          <w:szCs w:val="20"/>
          <w:lang w:val="en-GB"/>
        </w:rPr>
      </w:pPr>
      <w:r w:rsidRPr="00687085">
        <w:rPr>
          <w:sz w:val="20"/>
          <w:szCs w:val="20"/>
          <w:lang w:val="en-GB"/>
        </w:rPr>
        <w:t>y</w:t>
      </w:r>
      <w:r w:rsidR="00181958" w:rsidRPr="00687085">
        <w:rPr>
          <w:sz w:val="20"/>
          <w:szCs w:val="20"/>
          <w:lang w:val="en-GB"/>
        </w:rPr>
        <w:t xml:space="preserve">our </w:t>
      </w:r>
      <w:proofErr w:type="gramStart"/>
      <w:r w:rsidR="00181958" w:rsidRPr="00687085">
        <w:rPr>
          <w:b/>
          <w:bCs/>
          <w:sz w:val="20"/>
          <w:szCs w:val="20"/>
          <w:lang w:val="en-GB"/>
        </w:rPr>
        <w:t>grandchildren</w:t>
      </w:r>
      <w:r w:rsidRPr="00687085">
        <w:rPr>
          <w:sz w:val="20"/>
          <w:szCs w:val="20"/>
          <w:lang w:val="en-GB"/>
        </w:rPr>
        <w:t>;</w:t>
      </w:r>
      <w:proofErr w:type="gramEnd"/>
    </w:p>
    <w:p w14:paraId="2CA18BE1" w14:textId="2C7A5A71" w:rsidR="00181958" w:rsidRPr="00C56E8F" w:rsidRDefault="008E5FF3" w:rsidP="00130212">
      <w:pPr>
        <w:pStyle w:val="Prrafodelista"/>
        <w:numPr>
          <w:ilvl w:val="0"/>
          <w:numId w:val="8"/>
        </w:numPr>
        <w:ind w:left="1560" w:hanging="284"/>
        <w:rPr>
          <w:sz w:val="20"/>
          <w:szCs w:val="20"/>
          <w:rPrChange w:id="55" w:author="Sebastian Alonso Carlos" w:date="2026-05-13T16:49:00Z" w16du:dateUtc="2026-05-13T14:49:00Z">
            <w:rPr>
              <w:sz w:val="20"/>
              <w:szCs w:val="20"/>
              <w:lang w:val="en-GB"/>
            </w:rPr>
          </w:rPrChange>
        </w:rPr>
      </w:pPr>
      <w:r w:rsidRPr="00687085">
        <w:rPr>
          <w:sz w:val="20"/>
          <w:szCs w:val="20"/>
          <w:lang w:val="en-GB"/>
        </w:rPr>
        <w:t>p</w:t>
      </w:r>
      <w:r w:rsidR="00181958" w:rsidRPr="00687085">
        <w:rPr>
          <w:sz w:val="20"/>
          <w:szCs w:val="20"/>
          <w:lang w:val="en-GB"/>
        </w:rPr>
        <w:t xml:space="preserve">ersons </w:t>
      </w:r>
      <w:r w:rsidR="00181958" w:rsidRPr="00687085">
        <w:rPr>
          <w:b/>
          <w:bCs/>
          <w:sz w:val="20"/>
          <w:szCs w:val="20"/>
          <w:lang w:val="en-GB"/>
        </w:rPr>
        <w:t>dependent</w:t>
      </w:r>
      <w:r w:rsidR="00181958" w:rsidRPr="00687085">
        <w:rPr>
          <w:sz w:val="20"/>
          <w:szCs w:val="20"/>
          <w:lang w:val="en-GB"/>
        </w:rPr>
        <w:t xml:space="preserve"> on you, or dependent on your </w:t>
      </w:r>
      <w:ins w:id="56" w:author="Sebastian Alonso Carlos" w:date="2026-05-13T16:49:00Z" w16du:dateUtc="2026-05-13T14:49:00Z">
        <w:r w:rsidR="00C56E8F" w:rsidRPr="00687085">
          <w:rPr>
            <w:sz w:val="20"/>
            <w:szCs w:val="20"/>
            <w:lang w:val="en-GB"/>
            <w:rPrChange w:id="57" w:author="Sebastian Alonso Carlos" w:date="2026-05-14T14:36:00Z" w16du:dateUtc="2026-05-14T12:36:00Z">
              <w:rPr>
                <w:sz w:val="20"/>
                <w:szCs w:val="20"/>
              </w:rPr>
            </w:rPrChange>
          </w:rPr>
          <w:t>spouse or equivalent</w:t>
        </w:r>
      </w:ins>
      <w:del w:id="58" w:author="Sebastian Alonso Carlos" w:date="2026-05-13T16:49:00Z" w16du:dateUtc="2026-05-13T14:49:00Z">
        <w:r w:rsidR="00181958" w:rsidRPr="00687085" w:rsidDel="00C56E8F">
          <w:rPr>
            <w:sz w:val="20"/>
            <w:szCs w:val="20"/>
            <w:lang w:val="en-GB"/>
          </w:rPr>
          <w:delText>spouse</w:delText>
        </w:r>
        <w:r w:rsidR="00181958" w:rsidRPr="00C56E8F" w:rsidDel="00C56E8F">
          <w:rPr>
            <w:sz w:val="20"/>
            <w:szCs w:val="20"/>
            <w:rPrChange w:id="59" w:author="Sebastian Alonso Carlos" w:date="2026-05-13T16:49:00Z" w16du:dateUtc="2026-05-13T14:49:00Z">
              <w:rPr>
                <w:sz w:val="20"/>
                <w:szCs w:val="20"/>
                <w:lang w:val="en-GB"/>
              </w:rPr>
            </w:rPrChange>
          </w:rPr>
          <w:delText xml:space="preserve"> or person in a comparable intimate relationship</w:delText>
        </w:r>
      </w:del>
      <w:r w:rsidRPr="00C56E8F">
        <w:rPr>
          <w:sz w:val="20"/>
          <w:szCs w:val="20"/>
          <w:rPrChange w:id="60" w:author="Sebastian Alonso Carlos" w:date="2026-05-13T16:49:00Z" w16du:dateUtc="2026-05-13T14:49:00Z">
            <w:rPr>
              <w:sz w:val="20"/>
              <w:szCs w:val="20"/>
              <w:lang w:val="en-GB"/>
            </w:rPr>
          </w:rPrChange>
        </w:rPr>
        <w:t>;</w:t>
      </w:r>
    </w:p>
    <w:p w14:paraId="7F2944EB" w14:textId="1CA71FD5" w:rsidR="003661E6" w:rsidRPr="005D4629" w:rsidRDefault="008E5FF3" w:rsidP="00130212">
      <w:pPr>
        <w:pStyle w:val="Prrafodelista"/>
        <w:numPr>
          <w:ilvl w:val="0"/>
          <w:numId w:val="8"/>
        </w:numPr>
        <w:ind w:left="1560" w:hanging="284"/>
        <w:rPr>
          <w:sz w:val="20"/>
          <w:szCs w:val="20"/>
          <w:lang w:val="en-GB"/>
        </w:rPr>
      </w:pPr>
      <w:r>
        <w:rPr>
          <w:sz w:val="20"/>
          <w:szCs w:val="20"/>
          <w:lang w:val="en-GB"/>
        </w:rPr>
        <w:t>a</w:t>
      </w:r>
      <w:r w:rsidR="00181958" w:rsidRPr="005D4629">
        <w:rPr>
          <w:sz w:val="20"/>
          <w:szCs w:val="20"/>
          <w:lang w:val="en-GB"/>
        </w:rPr>
        <w:t xml:space="preserve">ny other relative who you may </w:t>
      </w:r>
      <w:r w:rsidR="00181958" w:rsidRPr="005D4629">
        <w:rPr>
          <w:b/>
          <w:bCs/>
          <w:sz w:val="20"/>
          <w:szCs w:val="20"/>
          <w:lang w:val="en-GB"/>
        </w:rPr>
        <w:t>influence</w:t>
      </w:r>
      <w:r w:rsidR="00181958" w:rsidRPr="005D4629">
        <w:rPr>
          <w:sz w:val="20"/>
          <w:szCs w:val="20"/>
          <w:lang w:val="en-GB"/>
        </w:rPr>
        <w:t>, or who may influence you, in their/your relationship with the entity</w:t>
      </w:r>
      <w:r>
        <w:rPr>
          <w:sz w:val="20"/>
          <w:szCs w:val="20"/>
          <w:lang w:val="en-GB"/>
        </w:rPr>
        <w:t>; and</w:t>
      </w:r>
    </w:p>
    <w:p w14:paraId="0E82DAF8" w14:textId="3B30D04D" w:rsidR="00483AF9" w:rsidRDefault="008E5FF3" w:rsidP="00130212">
      <w:pPr>
        <w:pStyle w:val="Prrafodelista"/>
        <w:numPr>
          <w:ilvl w:val="0"/>
          <w:numId w:val="8"/>
        </w:numPr>
        <w:ind w:left="1560" w:hanging="284"/>
        <w:rPr>
          <w:color w:val="0B769F" w:themeColor="accent4" w:themeShade="BF"/>
          <w:sz w:val="20"/>
          <w:szCs w:val="20"/>
          <w:lang w:val="en-GB"/>
        </w:rPr>
      </w:pPr>
      <w:r w:rsidRPr="00F632DC">
        <w:rPr>
          <w:sz w:val="20"/>
          <w:szCs w:val="20"/>
          <w:lang w:val="en-GB"/>
          <w:rPrChange w:id="61" w:author="Sebastian Alonso Carlos" w:date="2026-05-14T15:50:00Z" w16du:dateUtc="2026-05-14T13:50:00Z">
            <w:rPr>
              <w:color w:val="0B769F" w:themeColor="accent4" w:themeShade="BF"/>
              <w:sz w:val="20"/>
              <w:szCs w:val="20"/>
              <w:lang w:val="en-GB"/>
            </w:rPr>
          </w:rPrChange>
        </w:rPr>
        <w:t>a</w:t>
      </w:r>
      <w:r w:rsidR="00181958" w:rsidRPr="00F632DC">
        <w:rPr>
          <w:sz w:val="20"/>
          <w:szCs w:val="20"/>
          <w:lang w:val="en-GB"/>
          <w:rPrChange w:id="62" w:author="Sebastian Alonso Carlos" w:date="2026-05-14T15:50:00Z" w16du:dateUtc="2026-05-14T13:50:00Z">
            <w:rPr>
              <w:color w:val="0B769F" w:themeColor="accent4" w:themeShade="BF"/>
              <w:sz w:val="20"/>
              <w:szCs w:val="20"/>
              <w:lang w:val="en-GB"/>
            </w:rPr>
          </w:rPrChange>
        </w:rPr>
        <w:t xml:space="preserve">ny other relative with whom you have </w:t>
      </w:r>
      <w:ins w:id="63" w:author="Sebastian Alonso Carlos" w:date="2026-05-14T15:51:00Z" w16du:dateUtc="2026-05-14T13:51:00Z">
        <w:r w:rsidR="00F632DC" w:rsidRPr="00F44FC5">
          <w:rPr>
            <w:color w:val="0B769F" w:themeColor="accent4" w:themeShade="BF"/>
            <w:sz w:val="20"/>
            <w:szCs w:val="20"/>
            <w:lang w:val="en-GB"/>
          </w:rPr>
          <w:t>lived</w:t>
        </w:r>
        <w:r w:rsidR="00F632DC" w:rsidRPr="00F632DC">
          <w:rPr>
            <w:b/>
            <w:bCs/>
            <w:sz w:val="20"/>
            <w:szCs w:val="20"/>
            <w:lang w:val="en-GB"/>
          </w:rPr>
          <w:t xml:space="preserve"> </w:t>
        </w:r>
      </w:ins>
      <w:del w:id="64" w:author="Sebastian Alonso Carlos" w:date="2026-05-14T15:51:00Z" w16du:dateUtc="2026-05-14T13:51:00Z">
        <w:r w:rsidR="00181958" w:rsidRPr="00F632DC" w:rsidDel="00F632DC">
          <w:rPr>
            <w:b/>
            <w:bCs/>
            <w:sz w:val="20"/>
            <w:szCs w:val="20"/>
            <w:lang w:val="en-GB"/>
            <w:rPrChange w:id="65" w:author="Sebastian Alonso Carlos" w:date="2026-05-14T15:50:00Z" w16du:dateUtc="2026-05-14T13:50:00Z">
              <w:rPr>
                <w:b/>
                <w:bCs/>
                <w:color w:val="0B769F" w:themeColor="accent4" w:themeShade="BF"/>
                <w:sz w:val="20"/>
                <w:szCs w:val="20"/>
                <w:lang w:val="en-GB"/>
              </w:rPr>
            </w:rPrChange>
          </w:rPr>
          <w:delText xml:space="preserve">cohabited </w:delText>
        </w:r>
      </w:del>
      <w:r w:rsidR="00181958" w:rsidRPr="00F632DC">
        <w:rPr>
          <w:b/>
          <w:bCs/>
          <w:sz w:val="20"/>
          <w:szCs w:val="20"/>
          <w:lang w:val="en-GB"/>
          <w:rPrChange w:id="66" w:author="Sebastian Alonso Carlos" w:date="2026-05-14T15:50:00Z" w16du:dateUtc="2026-05-14T13:50:00Z">
            <w:rPr>
              <w:b/>
              <w:bCs/>
              <w:color w:val="0B769F" w:themeColor="accent4" w:themeShade="BF"/>
              <w:sz w:val="20"/>
              <w:szCs w:val="20"/>
              <w:lang w:val="en-GB"/>
            </w:rPr>
          </w:rPrChange>
        </w:rPr>
        <w:t xml:space="preserve">for at least </w:t>
      </w:r>
      <w:ins w:id="67" w:author="Sebastian Alonso Carlos" w:date="2026-05-14T15:52:00Z" w16du:dateUtc="2026-05-14T13:52:00Z">
        <w:r w:rsidR="00F632DC" w:rsidRPr="00F44FC5">
          <w:rPr>
            <w:color w:val="0B769F" w:themeColor="accent4" w:themeShade="BF"/>
            <w:sz w:val="20"/>
            <w:szCs w:val="20"/>
            <w:lang w:val="en-GB"/>
          </w:rPr>
          <w:t xml:space="preserve">the past </w:t>
        </w:r>
      </w:ins>
      <w:del w:id="68" w:author="Sebastian Alonso Carlos" w:date="2026-05-14T15:52:00Z" w16du:dateUtc="2026-05-14T13:52:00Z">
        <w:r w:rsidR="00181958" w:rsidRPr="00F632DC" w:rsidDel="00F632DC">
          <w:rPr>
            <w:b/>
            <w:bCs/>
            <w:sz w:val="20"/>
            <w:szCs w:val="20"/>
            <w:lang w:val="en-GB"/>
            <w:rPrChange w:id="69" w:author="Sebastian Alonso Carlos" w:date="2026-05-14T15:50:00Z" w16du:dateUtc="2026-05-14T13:50:00Z">
              <w:rPr>
                <w:b/>
                <w:bCs/>
                <w:color w:val="0B769F" w:themeColor="accent4" w:themeShade="BF"/>
                <w:sz w:val="20"/>
                <w:szCs w:val="20"/>
                <w:lang w:val="en-GB"/>
              </w:rPr>
            </w:rPrChange>
          </w:rPr>
          <w:delText xml:space="preserve">one </w:delText>
        </w:r>
      </w:del>
      <w:r w:rsidR="00181958" w:rsidRPr="00F632DC">
        <w:rPr>
          <w:b/>
          <w:bCs/>
          <w:sz w:val="20"/>
          <w:szCs w:val="20"/>
          <w:lang w:val="en-GB"/>
          <w:rPrChange w:id="70" w:author="Sebastian Alonso Carlos" w:date="2026-05-14T15:50:00Z" w16du:dateUtc="2026-05-14T13:50:00Z">
            <w:rPr>
              <w:b/>
              <w:bCs/>
              <w:color w:val="0B769F" w:themeColor="accent4" w:themeShade="BF"/>
              <w:sz w:val="20"/>
              <w:szCs w:val="20"/>
              <w:lang w:val="en-GB"/>
            </w:rPr>
          </w:rPrChange>
        </w:rPr>
        <w:t>year</w:t>
      </w:r>
      <w:r w:rsidR="00181958" w:rsidRPr="00F632DC">
        <w:rPr>
          <w:sz w:val="20"/>
          <w:szCs w:val="20"/>
          <w:lang w:val="en-GB"/>
          <w:rPrChange w:id="71" w:author="Sebastian Alonso Carlos" w:date="2026-05-14T15:50:00Z" w16du:dateUtc="2026-05-14T13:50:00Z">
            <w:rPr>
              <w:color w:val="0B769F" w:themeColor="accent4" w:themeShade="BF"/>
              <w:sz w:val="20"/>
              <w:szCs w:val="20"/>
              <w:lang w:val="en-GB"/>
            </w:rPr>
          </w:rPrChange>
        </w:rPr>
        <w:t>.</w:t>
      </w:r>
      <w:r w:rsidR="00483AF9" w:rsidRPr="00F632DC">
        <w:rPr>
          <w:sz w:val="20"/>
          <w:szCs w:val="20"/>
          <w:lang w:val="en-GB"/>
          <w:rPrChange w:id="72" w:author="Sebastian Alonso Carlos" w:date="2026-05-14T15:50:00Z" w16du:dateUtc="2026-05-14T13:50:00Z">
            <w:rPr>
              <w:color w:val="0B769F" w:themeColor="accent4" w:themeShade="BF"/>
              <w:sz w:val="20"/>
              <w:szCs w:val="20"/>
              <w:lang w:val="en-GB"/>
            </w:rPr>
          </w:rPrChange>
        </w:rPr>
        <w:t>”</w:t>
      </w:r>
    </w:p>
    <w:p w14:paraId="42AEC700" w14:textId="77777777" w:rsidR="008E5FF3" w:rsidRPr="000B3BD4" w:rsidRDefault="008E5FF3" w:rsidP="00F8175D">
      <w:pPr>
        <w:pStyle w:val="Prrafodelista"/>
        <w:ind w:left="1134" w:hanging="425"/>
        <w:rPr>
          <w:sz w:val="20"/>
          <w:szCs w:val="20"/>
          <w:lang w:val="en-GB"/>
          <w:rPrChange w:id="73" w:author="Sebastian Alonso Carlos" w:date="2026-05-14T11:32:00Z" w16du:dateUtc="2026-05-14T09:32:00Z">
            <w:rPr>
              <w:color w:val="0B769F" w:themeColor="accent4" w:themeShade="BF"/>
              <w:sz w:val="20"/>
              <w:szCs w:val="20"/>
              <w:lang w:val="en-GB"/>
            </w:rPr>
          </w:rPrChange>
        </w:rPr>
      </w:pPr>
    </w:p>
    <w:p w14:paraId="60DCDB6F" w14:textId="0AA2A6AF" w:rsidR="00143A84" w:rsidRPr="008E5FF3" w:rsidRDefault="008E5FF3" w:rsidP="00F8175D">
      <w:pPr>
        <w:pStyle w:val="Prrafodelista"/>
        <w:numPr>
          <w:ilvl w:val="0"/>
          <w:numId w:val="2"/>
        </w:numPr>
        <w:ind w:left="1134" w:hanging="425"/>
        <w:rPr>
          <w:sz w:val="20"/>
          <w:szCs w:val="20"/>
          <w:lang w:val="en-GB"/>
        </w:rPr>
      </w:pPr>
      <w:r>
        <w:rPr>
          <w:sz w:val="20"/>
          <w:szCs w:val="20"/>
          <w:lang w:val="en-GB"/>
        </w:rPr>
        <w:t>T</w:t>
      </w:r>
      <w:r w:rsidR="00143A84" w:rsidRPr="008E5FF3">
        <w:rPr>
          <w:sz w:val="20"/>
          <w:szCs w:val="20"/>
          <w:lang w:val="en-GB"/>
        </w:rPr>
        <w:t xml:space="preserve">he following </w:t>
      </w:r>
      <w:r>
        <w:rPr>
          <w:sz w:val="20"/>
          <w:szCs w:val="20"/>
          <w:lang w:val="en-GB"/>
        </w:rPr>
        <w:t>entities</w:t>
      </w:r>
      <w:r w:rsidR="00143A84" w:rsidRPr="008E5FF3">
        <w:rPr>
          <w:sz w:val="20"/>
          <w:szCs w:val="20"/>
          <w:lang w:val="en-GB"/>
        </w:rPr>
        <w:t xml:space="preserve"> are deemed to be related to those relatives: </w:t>
      </w:r>
    </w:p>
    <w:p w14:paraId="1D27C33D" w14:textId="216248D9" w:rsidR="007D283A" w:rsidRPr="005D4629" w:rsidRDefault="00143A84" w:rsidP="00CF0DA8">
      <w:pPr>
        <w:ind w:left="1134"/>
        <w:rPr>
          <w:sz w:val="20"/>
          <w:szCs w:val="20"/>
          <w:lang w:val="en-GB"/>
        </w:rPr>
      </w:pPr>
      <w:r w:rsidRPr="005D4629">
        <w:rPr>
          <w:sz w:val="20"/>
          <w:szCs w:val="20"/>
          <w:lang w:val="en-GB"/>
        </w:rPr>
        <w:t>Companies</w:t>
      </w:r>
      <w:r w:rsidR="003661E6" w:rsidRPr="005D4629">
        <w:rPr>
          <w:sz w:val="20"/>
          <w:szCs w:val="20"/>
          <w:lang w:val="en-GB"/>
        </w:rPr>
        <w:t xml:space="preserve">, </w:t>
      </w:r>
      <w:r w:rsidR="003661E6" w:rsidRPr="005D4629">
        <w:rPr>
          <w:color w:val="156082" w:themeColor="accent1"/>
          <w:sz w:val="20"/>
          <w:szCs w:val="20"/>
          <w:lang w:val="en-GB"/>
        </w:rPr>
        <w:t>trusts or associations</w:t>
      </w:r>
      <w:r w:rsidR="00A31F9D" w:rsidRPr="005D4629">
        <w:rPr>
          <w:sz w:val="20"/>
          <w:szCs w:val="20"/>
          <w:lang w:val="en-GB"/>
        </w:rPr>
        <w:t>:</w:t>
      </w:r>
    </w:p>
    <w:p w14:paraId="23A3C370" w14:textId="7E744A13" w:rsidR="00143A84" w:rsidRPr="00F632DC" w:rsidRDefault="00143A84" w:rsidP="00CF0DA8">
      <w:pPr>
        <w:pStyle w:val="Prrafodelista"/>
        <w:numPr>
          <w:ilvl w:val="0"/>
          <w:numId w:val="3"/>
        </w:numPr>
        <w:ind w:left="1418" w:hanging="284"/>
        <w:rPr>
          <w:sz w:val="20"/>
          <w:szCs w:val="20"/>
          <w:lang w:val="en-GB"/>
        </w:rPr>
      </w:pPr>
      <w:r w:rsidRPr="005D4629">
        <w:rPr>
          <w:sz w:val="20"/>
          <w:szCs w:val="20"/>
          <w:lang w:val="en-GB"/>
        </w:rPr>
        <w:t>i</w:t>
      </w:r>
      <w:r w:rsidRPr="00F632DC">
        <w:rPr>
          <w:sz w:val="20"/>
          <w:szCs w:val="20"/>
          <w:lang w:val="en-GB"/>
        </w:rPr>
        <w:t>n which any of your close relatives:</w:t>
      </w:r>
    </w:p>
    <w:p w14:paraId="18F697BD" w14:textId="01827234" w:rsidR="00143A84" w:rsidRPr="00F632DC" w:rsidRDefault="00143A84" w:rsidP="00CF0DA8">
      <w:pPr>
        <w:pStyle w:val="Prrafodelista"/>
        <w:numPr>
          <w:ilvl w:val="0"/>
          <w:numId w:val="4"/>
        </w:numPr>
        <w:ind w:left="1985" w:hanging="284"/>
        <w:rPr>
          <w:sz w:val="20"/>
          <w:szCs w:val="20"/>
          <w:lang w:val="en-GB"/>
        </w:rPr>
      </w:pPr>
      <w:r w:rsidRPr="00F632DC">
        <w:rPr>
          <w:sz w:val="20"/>
          <w:szCs w:val="20"/>
          <w:lang w:val="en-GB"/>
        </w:rPr>
        <w:t>is a director</w:t>
      </w:r>
      <w:r w:rsidR="003661E6" w:rsidRPr="00F632DC">
        <w:rPr>
          <w:sz w:val="20"/>
          <w:szCs w:val="20"/>
          <w:lang w:val="en-GB"/>
        </w:rPr>
        <w:t xml:space="preserve"> or</w:t>
      </w:r>
      <w:r w:rsidR="003661E6" w:rsidRPr="00F632DC">
        <w:rPr>
          <w:color w:val="156082" w:themeColor="accent1"/>
          <w:sz w:val="20"/>
          <w:szCs w:val="20"/>
          <w:lang w:val="en-GB"/>
        </w:rPr>
        <w:t xml:space="preserve"> holds another managerial position</w:t>
      </w:r>
      <w:del w:id="74" w:author="Sebastian Alonso Carlos" w:date="2026-05-14T11:37:00Z" w16du:dateUtc="2026-05-14T09:37:00Z">
        <w:r w:rsidR="00261B97" w:rsidRPr="00F632DC" w:rsidDel="00476E2A">
          <w:rPr>
            <w:color w:val="156082" w:themeColor="accent1"/>
            <w:sz w:val="20"/>
            <w:szCs w:val="20"/>
            <w:lang w:val="en-GB"/>
          </w:rPr>
          <w:delText xml:space="preserve"> </w:delText>
        </w:r>
        <w:r w:rsidR="007654C4" w:rsidRPr="00F632DC" w:rsidDel="00476E2A">
          <w:rPr>
            <w:color w:val="156082" w:themeColor="accent1"/>
            <w:sz w:val="20"/>
            <w:szCs w:val="20"/>
            <w:lang w:val="en-GB"/>
            <w:rPrChange w:id="75" w:author="Sebastian Alonso Carlos" w:date="2026-05-14T15:52:00Z" w16du:dateUtc="2026-05-14T13:52:00Z">
              <w:rPr>
                <w:color w:val="156082" w:themeColor="accent1"/>
                <w:sz w:val="20"/>
                <w:szCs w:val="20"/>
                <w:highlight w:val="yellow"/>
                <w:lang w:val="en-GB"/>
              </w:rPr>
            </w:rPrChange>
          </w:rPr>
          <w:delText>/</w:delText>
        </w:r>
        <w:r w:rsidR="007654C4" w:rsidRPr="00F632DC" w:rsidDel="00476E2A">
          <w:rPr>
            <w:color w:val="156082" w:themeColor="accent1"/>
            <w:sz w:val="20"/>
            <w:szCs w:val="20"/>
            <w:lang w:val="en-GB"/>
          </w:rPr>
          <w:delText xml:space="preserve"> a </w:delText>
        </w:r>
        <w:r w:rsidR="00261B97" w:rsidRPr="00F632DC" w:rsidDel="00476E2A">
          <w:rPr>
            <w:color w:val="156082" w:themeColor="accent1"/>
            <w:sz w:val="20"/>
            <w:szCs w:val="20"/>
            <w:lang w:val="en-GB"/>
          </w:rPr>
          <w:delText>senior manager</w:delText>
        </w:r>
      </w:del>
      <w:r w:rsidR="003661E6" w:rsidRPr="00F632DC">
        <w:rPr>
          <w:color w:val="156082" w:themeColor="accent1"/>
          <w:sz w:val="20"/>
          <w:szCs w:val="20"/>
          <w:lang w:val="en-GB"/>
        </w:rPr>
        <w:t>;</w:t>
      </w:r>
    </w:p>
    <w:p w14:paraId="2D00968D" w14:textId="19246ADC" w:rsidR="00143A84" w:rsidRPr="005D4629" w:rsidRDefault="00143A84" w:rsidP="00CF0DA8">
      <w:pPr>
        <w:pStyle w:val="Prrafodelista"/>
        <w:numPr>
          <w:ilvl w:val="0"/>
          <w:numId w:val="4"/>
        </w:numPr>
        <w:ind w:left="1985" w:hanging="284"/>
        <w:rPr>
          <w:sz w:val="20"/>
          <w:szCs w:val="20"/>
          <w:lang w:val="en-GB"/>
        </w:rPr>
      </w:pPr>
      <w:r w:rsidRPr="00F632DC">
        <w:rPr>
          <w:sz w:val="20"/>
          <w:szCs w:val="20"/>
          <w:lang w:val="en-GB"/>
        </w:rPr>
        <w:t>holds directly or indirectly</w:t>
      </w:r>
      <w:r w:rsidRPr="005D4629">
        <w:rPr>
          <w:sz w:val="20"/>
          <w:szCs w:val="20"/>
          <w:lang w:val="en-GB"/>
        </w:rPr>
        <w:t xml:space="preserve"> at least 10% </w:t>
      </w:r>
      <w:r w:rsidRPr="00944348">
        <w:rPr>
          <w:color w:val="156082" w:themeColor="accent1"/>
          <w:sz w:val="20"/>
          <w:szCs w:val="20"/>
          <w:lang w:val="en-GB"/>
        </w:rPr>
        <w:t xml:space="preserve">(5% in the case of listed companies) </w:t>
      </w:r>
      <w:r w:rsidRPr="005D4629">
        <w:rPr>
          <w:sz w:val="20"/>
          <w:szCs w:val="20"/>
          <w:lang w:val="en-GB"/>
        </w:rPr>
        <w:t xml:space="preserve">of the shares or voting </w:t>
      </w:r>
      <w:proofErr w:type="gramStart"/>
      <w:r w:rsidRPr="005D4629">
        <w:rPr>
          <w:sz w:val="20"/>
          <w:szCs w:val="20"/>
          <w:lang w:val="en-GB"/>
        </w:rPr>
        <w:t>rights</w:t>
      </w:r>
      <w:r w:rsidR="003661E6" w:rsidRPr="005D4629">
        <w:rPr>
          <w:sz w:val="20"/>
          <w:szCs w:val="20"/>
          <w:lang w:val="en-GB"/>
        </w:rPr>
        <w:t>;</w:t>
      </w:r>
      <w:proofErr w:type="gramEnd"/>
    </w:p>
    <w:p w14:paraId="5A16354C" w14:textId="2D844F49" w:rsidR="003661E6" w:rsidRPr="005D4629" w:rsidRDefault="00143A84" w:rsidP="00CF0DA8">
      <w:pPr>
        <w:pStyle w:val="Prrafodelista"/>
        <w:numPr>
          <w:ilvl w:val="0"/>
          <w:numId w:val="4"/>
        </w:numPr>
        <w:ind w:left="1985" w:hanging="284"/>
        <w:rPr>
          <w:sz w:val="20"/>
          <w:szCs w:val="20"/>
          <w:lang w:val="en-GB"/>
        </w:rPr>
      </w:pPr>
      <w:r w:rsidRPr="005D4629">
        <w:rPr>
          <w:sz w:val="20"/>
          <w:szCs w:val="20"/>
          <w:lang w:val="en-GB"/>
        </w:rPr>
        <w:t>exercises control, joint control or a significant influence (meaning the power to intervene in the financial policy and operational decisions of the institution, either through a stake, legal provision or bylaw, or through agreements)</w:t>
      </w:r>
      <w:r w:rsidR="003661E6" w:rsidRPr="005D4629">
        <w:rPr>
          <w:sz w:val="20"/>
          <w:szCs w:val="20"/>
          <w:lang w:val="en-GB"/>
        </w:rPr>
        <w:t>; or</w:t>
      </w:r>
    </w:p>
    <w:p w14:paraId="609E0CF6" w14:textId="1B9CD5BB" w:rsidR="00483AF9" w:rsidRPr="002879DA" w:rsidRDefault="00A31F9D" w:rsidP="00CF0DA8">
      <w:pPr>
        <w:pStyle w:val="Prrafodelista"/>
        <w:numPr>
          <w:ilvl w:val="0"/>
          <w:numId w:val="3"/>
        </w:numPr>
        <w:ind w:left="1418" w:hanging="284"/>
        <w:rPr>
          <w:ins w:id="76" w:author="Sebastian Alonso Carlos" w:date="2026-05-14T16:01:00Z" w16du:dateUtc="2026-05-14T14:01:00Z"/>
          <w:sz w:val="20"/>
          <w:szCs w:val="20"/>
          <w:lang w:val="en-GB"/>
          <w:rPrChange w:id="77" w:author="Sebastian Alonso Carlos" w:date="2026-05-14T16:01:00Z" w16du:dateUtc="2026-05-14T14:01:00Z">
            <w:rPr>
              <w:ins w:id="78" w:author="Sebastian Alonso Carlos" w:date="2026-05-14T16:01:00Z" w16du:dateUtc="2026-05-14T14:01:00Z"/>
              <w:sz w:val="20"/>
              <w:szCs w:val="20"/>
            </w:rPr>
          </w:rPrChange>
        </w:rPr>
      </w:pPr>
      <w:r w:rsidRPr="00CD56BE">
        <w:rPr>
          <w:color w:val="0B769F" w:themeColor="accent4" w:themeShade="BF"/>
          <w:sz w:val="20"/>
          <w:szCs w:val="20"/>
          <w:lang w:val="en-GB"/>
        </w:rPr>
        <w:t>t</w:t>
      </w:r>
      <w:r w:rsidR="007D283A" w:rsidRPr="00CD56BE">
        <w:rPr>
          <w:color w:val="0B769F" w:themeColor="accent4" w:themeShade="BF"/>
          <w:sz w:val="20"/>
          <w:szCs w:val="20"/>
          <w:lang w:val="en-GB"/>
        </w:rPr>
        <w:t xml:space="preserve">hat </w:t>
      </w:r>
      <w:r w:rsidR="00143A84" w:rsidRPr="00CD56BE">
        <w:rPr>
          <w:color w:val="0B769F" w:themeColor="accent4" w:themeShade="BF"/>
          <w:sz w:val="20"/>
          <w:szCs w:val="20"/>
          <w:lang w:val="en-GB"/>
        </w:rPr>
        <w:t>ha</w:t>
      </w:r>
      <w:r w:rsidR="007D283A" w:rsidRPr="00CD56BE">
        <w:rPr>
          <w:color w:val="0B769F" w:themeColor="accent4" w:themeShade="BF"/>
          <w:sz w:val="20"/>
          <w:szCs w:val="20"/>
          <w:lang w:val="en-GB"/>
        </w:rPr>
        <w:t>ve</w:t>
      </w:r>
      <w:r w:rsidR="00143A84" w:rsidRPr="00CD56BE">
        <w:rPr>
          <w:color w:val="0B769F" w:themeColor="accent4" w:themeShade="BF"/>
          <w:sz w:val="20"/>
          <w:szCs w:val="20"/>
          <w:lang w:val="en-GB"/>
        </w:rPr>
        <w:t xml:space="preserve"> been established for the benefit of </w:t>
      </w:r>
      <w:r w:rsidR="007D283A" w:rsidRPr="00CD56BE">
        <w:rPr>
          <w:color w:val="0B769F" w:themeColor="accent4" w:themeShade="BF"/>
          <w:sz w:val="20"/>
          <w:szCs w:val="20"/>
          <w:lang w:val="en-GB"/>
        </w:rPr>
        <w:t>your close relative</w:t>
      </w:r>
      <w:r w:rsidR="00143A84" w:rsidRPr="00CD56BE">
        <w:rPr>
          <w:color w:val="0B769F" w:themeColor="accent4" w:themeShade="BF"/>
          <w:sz w:val="20"/>
          <w:szCs w:val="20"/>
          <w:lang w:val="en-GB"/>
        </w:rPr>
        <w:t xml:space="preserve">, or whose economic interests are substantially equivalent to those of </w:t>
      </w:r>
      <w:r w:rsidR="007D283A" w:rsidRPr="00CD56BE">
        <w:rPr>
          <w:color w:val="0B769F" w:themeColor="accent4" w:themeShade="BF"/>
          <w:sz w:val="20"/>
          <w:szCs w:val="20"/>
          <w:lang w:val="en-GB"/>
        </w:rPr>
        <w:t>your close relative</w:t>
      </w:r>
      <w:r w:rsidR="00143A84" w:rsidRPr="00CD56BE">
        <w:rPr>
          <w:color w:val="0B769F" w:themeColor="accent4" w:themeShade="BF"/>
          <w:sz w:val="20"/>
          <w:szCs w:val="20"/>
          <w:lang w:val="en-GB"/>
        </w:rPr>
        <w:t>.</w:t>
      </w:r>
      <w:r w:rsidR="00483AF9" w:rsidRPr="00CD56BE">
        <w:rPr>
          <w:color w:val="0B769F" w:themeColor="accent4" w:themeShade="BF"/>
          <w:sz w:val="20"/>
          <w:szCs w:val="20"/>
          <w:lang w:val="en-GB"/>
        </w:rPr>
        <w:t>”</w:t>
      </w:r>
    </w:p>
    <w:p w14:paraId="5B9CB795" w14:textId="77777777" w:rsidR="002879DA" w:rsidRPr="002879DA" w:rsidRDefault="002879DA">
      <w:pPr>
        <w:pStyle w:val="Prrafodelista"/>
        <w:ind w:left="1418"/>
        <w:rPr>
          <w:ins w:id="79" w:author="Sebastian Alonso Carlos" w:date="2026-05-14T16:00:00Z" w16du:dateUtc="2026-05-14T14:00:00Z"/>
          <w:sz w:val="20"/>
          <w:szCs w:val="20"/>
          <w:lang w:val="en-GB"/>
          <w:rPrChange w:id="80" w:author="Sebastian Alonso Carlos" w:date="2026-05-14T16:00:00Z" w16du:dateUtc="2026-05-14T14:00:00Z">
            <w:rPr>
              <w:ins w:id="81" w:author="Sebastian Alonso Carlos" w:date="2026-05-14T16:00:00Z" w16du:dateUtc="2026-05-14T14:00:00Z"/>
              <w:sz w:val="20"/>
              <w:szCs w:val="20"/>
            </w:rPr>
          </w:rPrChange>
        </w:rPr>
        <w:pPrChange w:id="82" w:author="Sebastian Alonso Carlos" w:date="2026-05-14T16:01:00Z" w16du:dateUtc="2026-05-14T14:01:00Z">
          <w:pPr>
            <w:pStyle w:val="Prrafodelista"/>
            <w:numPr>
              <w:numId w:val="3"/>
            </w:numPr>
            <w:ind w:left="1418" w:hanging="284"/>
          </w:pPr>
        </w:pPrChange>
      </w:pPr>
    </w:p>
    <w:p w14:paraId="40023491" w14:textId="7B9A1EB1" w:rsidR="002879DA" w:rsidRPr="003F67C1" w:rsidRDefault="003F67C1">
      <w:pPr>
        <w:pStyle w:val="Prrafodelista"/>
        <w:numPr>
          <w:ilvl w:val="0"/>
          <w:numId w:val="2"/>
        </w:numPr>
        <w:ind w:left="1134" w:hanging="425"/>
        <w:rPr>
          <w:sz w:val="20"/>
          <w:szCs w:val="20"/>
          <w:lang w:val="en-GB"/>
        </w:rPr>
        <w:pPrChange w:id="83" w:author="Sebastian Alonso Carlos" w:date="2026-05-14T16:00:00Z" w16du:dateUtc="2026-05-14T14:00:00Z">
          <w:pPr>
            <w:pStyle w:val="Prrafodelista"/>
            <w:numPr>
              <w:numId w:val="3"/>
            </w:numPr>
            <w:ind w:left="1418" w:hanging="284"/>
          </w:pPr>
        </w:pPrChange>
      </w:pPr>
      <w:ins w:id="84" w:author="Sebastian Alonso Carlos" w:date="2026-05-14T16:09:00Z">
        <w:r w:rsidRPr="003F67C1">
          <w:rPr>
            <w:color w:val="156082" w:themeColor="accent1"/>
            <w:sz w:val="20"/>
            <w:szCs w:val="20"/>
            <w:lang w:val="en-GB"/>
            <w:rPrChange w:id="85" w:author="Sebastian Alonso Carlos" w:date="2026-05-14T16:09:00Z" w16du:dateUtc="2026-05-14T14:09:00Z">
              <w:rPr>
                <w:color w:val="156082" w:themeColor="accent1"/>
                <w:sz w:val="20"/>
                <w:szCs w:val="20"/>
              </w:rPr>
            </w:rPrChange>
          </w:rPr>
          <w:t>When asked about conflicts of interest, please indicate whether you believe any of the declared companies may give rise to a conflict due to their relationship with Grupo Santander, whether as clients, suppliers, or in a similar capacity.</w:t>
        </w:r>
      </w:ins>
    </w:p>
    <w:p w14:paraId="35E61107" w14:textId="77777777" w:rsidR="00B63CDB" w:rsidRPr="005D4629" w:rsidRDefault="00B63CDB" w:rsidP="00B63CDB">
      <w:pPr>
        <w:pStyle w:val="Prrafodelista"/>
        <w:ind w:left="1418"/>
        <w:rPr>
          <w:sz w:val="20"/>
          <w:szCs w:val="20"/>
          <w:lang w:val="en-GB"/>
        </w:rPr>
      </w:pPr>
    </w:p>
    <w:p w14:paraId="0D227330" w14:textId="6F4977CB" w:rsidR="00B63CDB" w:rsidRDefault="00B63CDB" w:rsidP="00B63CDB">
      <w:pPr>
        <w:pStyle w:val="Prrafodelista"/>
        <w:numPr>
          <w:ilvl w:val="0"/>
          <w:numId w:val="2"/>
        </w:numPr>
        <w:ind w:left="1134" w:hanging="425"/>
        <w:rPr>
          <w:sz w:val="20"/>
          <w:szCs w:val="20"/>
          <w:lang w:val="en-GB"/>
        </w:rPr>
      </w:pPr>
      <w:r>
        <w:rPr>
          <w:sz w:val="20"/>
          <w:szCs w:val="20"/>
          <w:lang w:val="en-GB"/>
        </w:rPr>
        <w:t>T</w:t>
      </w:r>
      <w:r w:rsidRPr="008E5FF3">
        <w:rPr>
          <w:sz w:val="20"/>
          <w:szCs w:val="20"/>
          <w:lang w:val="en-GB"/>
        </w:rPr>
        <w:t xml:space="preserve">he following </w:t>
      </w:r>
      <w:r>
        <w:rPr>
          <w:sz w:val="20"/>
          <w:szCs w:val="20"/>
          <w:lang w:val="en-GB"/>
        </w:rPr>
        <w:t>terms shall have the meanings set out below:</w:t>
      </w:r>
    </w:p>
    <w:p w14:paraId="12EFA18D" w14:textId="77777777" w:rsidR="006C1061" w:rsidRPr="005D4629" w:rsidRDefault="006C1061" w:rsidP="00B63CDB">
      <w:pPr>
        <w:pStyle w:val="Prrafodelista"/>
        <w:numPr>
          <w:ilvl w:val="0"/>
          <w:numId w:val="8"/>
        </w:numPr>
        <w:ind w:left="1560" w:hanging="284"/>
        <w:rPr>
          <w:sz w:val="20"/>
          <w:szCs w:val="20"/>
          <w:lang w:val="en-GB"/>
        </w:rPr>
      </w:pPr>
      <w:r w:rsidRPr="00B63CDB">
        <w:rPr>
          <w:b/>
          <w:bCs/>
          <w:sz w:val="20"/>
          <w:szCs w:val="20"/>
          <w:lang w:val="en-GB"/>
        </w:rPr>
        <w:t>Listed company</w:t>
      </w:r>
      <w:r w:rsidRPr="005D4629">
        <w:rPr>
          <w:sz w:val="20"/>
          <w:szCs w:val="20"/>
          <w:lang w:val="en-GB"/>
        </w:rPr>
        <w:t xml:space="preserve"> means a company whose shares are publicly traded on a stock exchange. </w:t>
      </w:r>
    </w:p>
    <w:p w14:paraId="4A14EEC2" w14:textId="77777777" w:rsidR="006C1061" w:rsidRDefault="006C1061" w:rsidP="00B63CDB">
      <w:pPr>
        <w:pStyle w:val="Prrafodelista"/>
        <w:numPr>
          <w:ilvl w:val="0"/>
          <w:numId w:val="8"/>
        </w:numPr>
        <w:ind w:left="1560" w:hanging="284"/>
        <w:rPr>
          <w:sz w:val="20"/>
          <w:szCs w:val="20"/>
          <w:lang w:val="en-GB"/>
        </w:rPr>
      </w:pPr>
      <w:r w:rsidRPr="00B63CDB">
        <w:rPr>
          <w:b/>
          <w:bCs/>
          <w:sz w:val="20"/>
          <w:szCs w:val="20"/>
          <w:lang w:val="en-GB"/>
        </w:rPr>
        <w:t>Asset-holding company</w:t>
      </w:r>
      <w:r w:rsidRPr="005D4629">
        <w:rPr>
          <w:sz w:val="20"/>
          <w:szCs w:val="20"/>
          <w:lang w:val="en-GB"/>
        </w:rPr>
        <w:t xml:space="preserve"> means a company whose activity is limited to the holding of assets and does not carry out any economic activity.</w:t>
      </w:r>
    </w:p>
    <w:p w14:paraId="56654EC7" w14:textId="31924A2C" w:rsidR="00143A84" w:rsidRPr="006C1061" w:rsidRDefault="006C1061" w:rsidP="00B63CDB">
      <w:pPr>
        <w:pStyle w:val="Prrafodelista"/>
        <w:numPr>
          <w:ilvl w:val="0"/>
          <w:numId w:val="8"/>
        </w:numPr>
        <w:ind w:left="1560" w:hanging="284"/>
        <w:rPr>
          <w:sz w:val="20"/>
          <w:szCs w:val="20"/>
          <w:lang w:val="en-GB"/>
        </w:rPr>
      </w:pPr>
      <w:r w:rsidRPr="00B63CDB">
        <w:rPr>
          <w:b/>
          <w:bCs/>
          <w:sz w:val="20"/>
          <w:szCs w:val="20"/>
          <w:lang w:val="en-GB"/>
        </w:rPr>
        <w:lastRenderedPageBreak/>
        <w:t>Other companies</w:t>
      </w:r>
      <w:r w:rsidRPr="006C1061">
        <w:rPr>
          <w:sz w:val="20"/>
          <w:szCs w:val="20"/>
          <w:lang w:val="en-GB"/>
        </w:rPr>
        <w:t xml:space="preserve"> </w:t>
      </w:r>
      <w:proofErr w:type="gramStart"/>
      <w:r w:rsidRPr="006C1061">
        <w:rPr>
          <w:sz w:val="20"/>
          <w:szCs w:val="20"/>
          <w:lang w:val="en-GB"/>
        </w:rPr>
        <w:t>means</w:t>
      </w:r>
      <w:proofErr w:type="gramEnd"/>
      <w:r w:rsidRPr="006C1061">
        <w:rPr>
          <w:sz w:val="20"/>
          <w:szCs w:val="20"/>
          <w:lang w:val="en-GB"/>
        </w:rPr>
        <w:t xml:space="preserve"> any commercial company other than a listed company or an asset-holding company</w:t>
      </w:r>
      <w:r>
        <w:rPr>
          <w:sz w:val="20"/>
          <w:szCs w:val="20"/>
          <w:lang w:val="en-GB"/>
        </w:rPr>
        <w:t>, as well as any trust or association</w:t>
      </w:r>
      <w:r w:rsidRPr="006C1061">
        <w:rPr>
          <w:sz w:val="20"/>
          <w:szCs w:val="20"/>
          <w:lang w:val="en-GB"/>
        </w:rPr>
        <w:t>.</w:t>
      </w:r>
    </w:p>
    <w:p w14:paraId="5C6E02BC" w14:textId="1C098158" w:rsidR="002F1169" w:rsidRPr="002879DA" w:rsidDel="002879DA" w:rsidRDefault="000D7720" w:rsidP="000D7720">
      <w:pPr>
        <w:ind w:left="708"/>
        <w:jc w:val="both"/>
        <w:rPr>
          <w:del w:id="86" w:author="Sebastian Alonso Carlos" w:date="2026-05-14T16:03:00Z" w16du:dateUtc="2026-05-14T14:03:00Z"/>
          <w:sz w:val="20"/>
          <w:szCs w:val="20"/>
          <w:rPrChange w:id="87" w:author="Sebastian Alonso Carlos" w:date="2026-05-14T16:03:00Z" w16du:dateUtc="2026-05-14T14:03:00Z">
            <w:rPr>
              <w:del w:id="88" w:author="Sebastian Alonso Carlos" w:date="2026-05-14T16:03:00Z" w16du:dateUtc="2026-05-14T14:03:00Z"/>
              <w:sz w:val="20"/>
              <w:szCs w:val="20"/>
              <w:highlight w:val="yellow"/>
            </w:rPr>
          </w:rPrChange>
        </w:rPr>
      </w:pPr>
      <w:del w:id="89" w:author="Sebastian Alonso Carlos" w:date="2026-05-14T16:03:00Z" w16du:dateUtc="2026-05-14T14:03:00Z">
        <w:r w:rsidRPr="002879DA" w:rsidDel="002879DA">
          <w:rPr>
            <w:sz w:val="20"/>
            <w:szCs w:val="20"/>
            <w:rPrChange w:id="90" w:author="Sebastian Alonso Carlos" w:date="2026-05-14T16:03:00Z" w16du:dateUtc="2026-05-14T14:03:00Z">
              <w:rPr>
                <w:sz w:val="20"/>
                <w:szCs w:val="20"/>
                <w:highlight w:val="yellow"/>
              </w:rPr>
            </w:rPrChange>
          </w:rPr>
          <w:delText>Confirmar con Cumplimiento las referencias que aparecen marcadas en azul.</w:delText>
        </w:r>
        <w:r w:rsidR="00746965" w:rsidRPr="002879DA" w:rsidDel="002879DA">
          <w:rPr>
            <w:sz w:val="20"/>
            <w:szCs w:val="20"/>
            <w:rPrChange w:id="91" w:author="Sebastian Alonso Carlos" w:date="2026-05-14T16:03:00Z" w16du:dateUtc="2026-05-14T14:03:00Z">
              <w:rPr>
                <w:sz w:val="20"/>
                <w:szCs w:val="20"/>
                <w:highlight w:val="yellow"/>
              </w:rPr>
            </w:rPrChange>
          </w:rPr>
          <w:delText xml:space="preserve"> </w:delText>
        </w:r>
      </w:del>
    </w:p>
    <w:p w14:paraId="157302C4" w14:textId="3D7ED02E" w:rsidR="006C1061" w:rsidRPr="002879DA" w:rsidRDefault="00746965" w:rsidP="000D7720">
      <w:pPr>
        <w:ind w:left="708"/>
        <w:jc w:val="both"/>
        <w:rPr>
          <w:sz w:val="20"/>
          <w:szCs w:val="20"/>
          <w:rPrChange w:id="92" w:author="Sebastian Alonso Carlos" w:date="2026-05-14T16:03:00Z" w16du:dateUtc="2026-05-14T14:03:00Z">
            <w:rPr>
              <w:sz w:val="20"/>
              <w:szCs w:val="20"/>
              <w:highlight w:val="yellow"/>
            </w:rPr>
          </w:rPrChange>
        </w:rPr>
      </w:pPr>
      <w:del w:id="93" w:author="Sebastian Alonso Carlos" w:date="2026-05-14T16:03:00Z" w16du:dateUtc="2026-05-14T14:03:00Z">
        <w:r w:rsidRPr="002879DA" w:rsidDel="002879DA">
          <w:rPr>
            <w:sz w:val="20"/>
            <w:szCs w:val="20"/>
            <w:rPrChange w:id="94" w:author="Sebastian Alonso Carlos" w:date="2026-05-14T16:03:00Z" w16du:dateUtc="2026-05-14T14:03:00Z">
              <w:rPr>
                <w:sz w:val="20"/>
                <w:szCs w:val="20"/>
                <w:highlight w:val="yellow"/>
              </w:rPr>
            </w:rPrChange>
          </w:rPr>
          <w:delText>En el caso de la referencia a “</w:delText>
        </w:r>
        <w:r w:rsidRPr="002879DA" w:rsidDel="002879DA">
          <w:rPr>
            <w:sz w:val="20"/>
            <w:szCs w:val="20"/>
            <w:lang w:val="en-GB"/>
            <w:rPrChange w:id="95" w:author="Sebastian Alonso Carlos" w:date="2026-05-14T16:03:00Z" w16du:dateUtc="2026-05-14T14:03:00Z">
              <w:rPr>
                <w:sz w:val="20"/>
                <w:szCs w:val="20"/>
                <w:highlight w:val="yellow"/>
              </w:rPr>
            </w:rPrChange>
          </w:rPr>
          <w:delText>holds another managerial</w:delText>
        </w:r>
        <w:r w:rsidRPr="002879DA" w:rsidDel="002879DA">
          <w:rPr>
            <w:sz w:val="20"/>
            <w:szCs w:val="20"/>
            <w:rPrChange w:id="96" w:author="Sebastian Alonso Carlos" w:date="2026-05-14T16:03:00Z" w16du:dateUtc="2026-05-14T14:03:00Z">
              <w:rPr>
                <w:sz w:val="20"/>
                <w:szCs w:val="20"/>
                <w:highlight w:val="yellow"/>
              </w:rPr>
            </w:rPrChange>
          </w:rPr>
          <w:delText xml:space="preserve"> position”, confirmar</w:delText>
        </w:r>
        <w:r w:rsidR="005E5193" w:rsidRPr="002879DA" w:rsidDel="002879DA">
          <w:rPr>
            <w:sz w:val="20"/>
            <w:szCs w:val="20"/>
            <w:rPrChange w:id="97" w:author="Sebastian Alonso Carlos" w:date="2026-05-14T16:03:00Z" w16du:dateUtc="2026-05-14T14:03:00Z">
              <w:rPr>
                <w:sz w:val="20"/>
                <w:szCs w:val="20"/>
                <w:highlight w:val="yellow"/>
              </w:rPr>
            </w:rPrChange>
          </w:rPr>
          <w:delText xml:space="preserve">, tanto para esta ventana </w:delText>
        </w:r>
        <w:r w:rsidR="00A8239F" w:rsidRPr="002879DA" w:rsidDel="002879DA">
          <w:rPr>
            <w:sz w:val="20"/>
            <w:szCs w:val="20"/>
            <w:rPrChange w:id="98" w:author="Sebastian Alonso Carlos" w:date="2026-05-14T16:03:00Z" w16du:dateUtc="2026-05-14T14:03:00Z">
              <w:rPr>
                <w:sz w:val="20"/>
                <w:szCs w:val="20"/>
                <w:highlight w:val="yellow"/>
              </w:rPr>
            </w:rPrChange>
          </w:rPr>
          <w:delText xml:space="preserve">emergente </w:delText>
        </w:r>
        <w:r w:rsidR="007D5AF1" w:rsidRPr="002879DA" w:rsidDel="002879DA">
          <w:rPr>
            <w:sz w:val="20"/>
            <w:szCs w:val="20"/>
            <w:rPrChange w:id="99" w:author="Sebastian Alonso Carlos" w:date="2026-05-14T16:03:00Z" w16du:dateUtc="2026-05-14T14:03:00Z">
              <w:rPr>
                <w:sz w:val="20"/>
                <w:szCs w:val="20"/>
                <w:highlight w:val="yellow"/>
              </w:rPr>
            </w:rPrChange>
          </w:rPr>
          <w:delText>como para el desplegable</w:delText>
        </w:r>
        <w:r w:rsidR="00195668" w:rsidRPr="002879DA" w:rsidDel="002879DA">
          <w:rPr>
            <w:sz w:val="20"/>
            <w:szCs w:val="20"/>
            <w:rPrChange w:id="100" w:author="Sebastian Alonso Carlos" w:date="2026-05-14T16:03:00Z" w16du:dateUtc="2026-05-14T14:03:00Z">
              <w:rPr>
                <w:sz w:val="20"/>
                <w:szCs w:val="20"/>
                <w:highlight w:val="yellow"/>
              </w:rPr>
            </w:rPrChange>
          </w:rPr>
          <w:delText>,</w:delText>
        </w:r>
        <w:r w:rsidRPr="002879DA" w:rsidDel="002879DA">
          <w:rPr>
            <w:sz w:val="20"/>
            <w:szCs w:val="20"/>
            <w:rPrChange w:id="101" w:author="Sebastian Alonso Carlos" w:date="2026-05-14T16:03:00Z" w16du:dateUtc="2026-05-14T14:03:00Z">
              <w:rPr>
                <w:sz w:val="20"/>
                <w:szCs w:val="20"/>
                <w:highlight w:val="yellow"/>
              </w:rPr>
            </w:rPrChange>
          </w:rPr>
          <w:delText xml:space="preserve"> si la dejamos así</w:delText>
        </w:r>
        <w:r w:rsidR="007654C4" w:rsidRPr="002879DA" w:rsidDel="002879DA">
          <w:rPr>
            <w:sz w:val="20"/>
            <w:szCs w:val="20"/>
            <w:rPrChange w:id="102" w:author="Sebastian Alonso Carlos" w:date="2026-05-14T16:03:00Z" w16du:dateUtc="2026-05-14T14:03:00Z">
              <w:rPr>
                <w:sz w:val="20"/>
                <w:szCs w:val="20"/>
                <w:highlight w:val="yellow"/>
              </w:rPr>
            </w:rPrChange>
          </w:rPr>
          <w:delText>, que es como viene en el CCMV,</w:delText>
        </w:r>
        <w:r w:rsidRPr="002879DA" w:rsidDel="002879DA">
          <w:rPr>
            <w:sz w:val="20"/>
            <w:szCs w:val="20"/>
            <w:rPrChange w:id="103" w:author="Sebastian Alonso Carlos" w:date="2026-05-14T16:03:00Z" w16du:dateUtc="2026-05-14T14:03:00Z">
              <w:rPr>
                <w:sz w:val="20"/>
                <w:szCs w:val="20"/>
                <w:highlight w:val="yellow"/>
              </w:rPr>
            </w:rPrChange>
          </w:rPr>
          <w:delText xml:space="preserve"> o si </w:delText>
        </w:r>
        <w:r w:rsidR="007654C4" w:rsidRPr="002879DA" w:rsidDel="002879DA">
          <w:rPr>
            <w:sz w:val="20"/>
            <w:szCs w:val="20"/>
            <w:rPrChange w:id="104" w:author="Sebastian Alonso Carlos" w:date="2026-05-14T16:03:00Z" w16du:dateUtc="2026-05-14T14:03:00Z">
              <w:rPr>
                <w:sz w:val="20"/>
                <w:szCs w:val="20"/>
                <w:highlight w:val="yellow"/>
              </w:rPr>
            </w:rPrChange>
          </w:rPr>
          <w:delText xml:space="preserve">lo </w:delText>
        </w:r>
        <w:r w:rsidRPr="002879DA" w:rsidDel="002879DA">
          <w:rPr>
            <w:sz w:val="20"/>
            <w:szCs w:val="20"/>
            <w:rPrChange w:id="105" w:author="Sebastian Alonso Carlos" w:date="2026-05-14T16:03:00Z" w16du:dateUtc="2026-05-14T14:03:00Z">
              <w:rPr>
                <w:sz w:val="20"/>
                <w:szCs w:val="20"/>
                <w:highlight w:val="yellow"/>
              </w:rPr>
            </w:rPrChange>
          </w:rPr>
          <w:delText>cambiamos</w:delText>
        </w:r>
        <w:r w:rsidR="003F73CF" w:rsidRPr="002879DA" w:rsidDel="002879DA">
          <w:rPr>
            <w:sz w:val="20"/>
            <w:szCs w:val="20"/>
            <w:rPrChange w:id="106" w:author="Sebastian Alonso Carlos" w:date="2026-05-14T16:03:00Z" w16du:dateUtc="2026-05-14T14:03:00Z">
              <w:rPr>
                <w:sz w:val="20"/>
                <w:szCs w:val="20"/>
                <w:highlight w:val="yellow"/>
              </w:rPr>
            </w:rPrChange>
          </w:rPr>
          <w:delText xml:space="preserve"> por </w:delText>
        </w:r>
        <w:r w:rsidR="007654C4" w:rsidRPr="002879DA" w:rsidDel="002879DA">
          <w:rPr>
            <w:sz w:val="20"/>
            <w:szCs w:val="20"/>
            <w:rPrChange w:id="107" w:author="Sebastian Alonso Carlos" w:date="2026-05-14T16:03:00Z" w16du:dateUtc="2026-05-14T14:03:00Z">
              <w:rPr>
                <w:sz w:val="20"/>
                <w:szCs w:val="20"/>
                <w:highlight w:val="yellow"/>
              </w:rPr>
            </w:rPrChange>
          </w:rPr>
          <w:delText>“a senior manager”</w:delText>
        </w:r>
        <w:r w:rsidR="00CC41D7" w:rsidRPr="002879DA" w:rsidDel="002879DA">
          <w:rPr>
            <w:sz w:val="20"/>
            <w:szCs w:val="20"/>
            <w:rPrChange w:id="108" w:author="Sebastian Alonso Carlos" w:date="2026-05-14T16:03:00Z" w16du:dateUtc="2026-05-14T14:03:00Z">
              <w:rPr>
                <w:sz w:val="20"/>
                <w:szCs w:val="20"/>
                <w:highlight w:val="yellow"/>
              </w:rPr>
            </w:rPrChange>
          </w:rPr>
          <w:delText>, como venía en los desplegables</w:delText>
        </w:r>
        <w:r w:rsidR="007654C4" w:rsidRPr="002879DA" w:rsidDel="002879DA">
          <w:rPr>
            <w:sz w:val="20"/>
            <w:szCs w:val="20"/>
            <w:rPrChange w:id="109" w:author="Sebastian Alonso Carlos" w:date="2026-05-14T16:03:00Z" w16du:dateUtc="2026-05-14T14:03:00Z">
              <w:rPr>
                <w:sz w:val="20"/>
                <w:szCs w:val="20"/>
                <w:highlight w:val="yellow"/>
              </w:rPr>
            </w:rPrChange>
          </w:rPr>
          <w:delText>.</w:delText>
        </w:r>
      </w:del>
    </w:p>
    <w:p w14:paraId="527A6823" w14:textId="761361DB" w:rsidR="00BB5E65" w:rsidRDefault="00BB5E65" w:rsidP="00195668">
      <w:pPr>
        <w:ind w:firstLine="708"/>
        <w:rPr>
          <w:b/>
          <w:bCs/>
          <w:sz w:val="32"/>
          <w:szCs w:val="32"/>
        </w:rPr>
      </w:pPr>
      <w:r w:rsidRPr="00BB5E65">
        <w:rPr>
          <w:b/>
          <w:bCs/>
          <w:noProof/>
          <w:sz w:val="32"/>
          <w:szCs w:val="32"/>
        </w:rPr>
        <w:drawing>
          <wp:inline distT="0" distB="0" distL="0" distR="0" wp14:anchorId="60623481" wp14:editId="776A309D">
            <wp:extent cx="5545530" cy="2643479"/>
            <wp:effectExtent l="0" t="0" r="0" b="5080"/>
            <wp:docPr id="413327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27827" name=""/>
                    <pic:cNvPicPr/>
                  </pic:nvPicPr>
                  <pic:blipFill>
                    <a:blip r:embed="rId13"/>
                    <a:stretch>
                      <a:fillRect/>
                    </a:stretch>
                  </pic:blipFill>
                  <pic:spPr>
                    <a:xfrm>
                      <a:off x="0" y="0"/>
                      <a:ext cx="5558678" cy="2649746"/>
                    </a:xfrm>
                    <a:prstGeom prst="rect">
                      <a:avLst/>
                    </a:prstGeom>
                  </pic:spPr>
                </pic:pic>
              </a:graphicData>
            </a:graphic>
          </wp:inline>
        </w:drawing>
      </w:r>
    </w:p>
    <w:p w14:paraId="08725D32" w14:textId="218EE3AD" w:rsidR="00F640A0" w:rsidRDefault="00F640A0" w:rsidP="00195668">
      <w:pPr>
        <w:ind w:firstLine="708"/>
        <w:rPr>
          <w:b/>
          <w:bCs/>
          <w:sz w:val="32"/>
          <w:szCs w:val="32"/>
        </w:rPr>
      </w:pPr>
      <w:r w:rsidRPr="00F640A0">
        <w:rPr>
          <w:b/>
          <w:bCs/>
          <w:noProof/>
          <w:sz w:val="32"/>
          <w:szCs w:val="32"/>
        </w:rPr>
        <w:drawing>
          <wp:inline distT="0" distB="0" distL="0" distR="0" wp14:anchorId="01C126FD" wp14:editId="1E659CE2">
            <wp:extent cx="5585581" cy="2131017"/>
            <wp:effectExtent l="0" t="0" r="0" b="3175"/>
            <wp:docPr id="1572822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2979" name=""/>
                    <pic:cNvPicPr/>
                  </pic:nvPicPr>
                  <pic:blipFill>
                    <a:blip r:embed="rId14"/>
                    <a:stretch>
                      <a:fillRect/>
                    </a:stretch>
                  </pic:blipFill>
                  <pic:spPr>
                    <a:xfrm>
                      <a:off x="0" y="0"/>
                      <a:ext cx="5606545" cy="2139015"/>
                    </a:xfrm>
                    <a:prstGeom prst="rect">
                      <a:avLst/>
                    </a:prstGeom>
                  </pic:spPr>
                </pic:pic>
              </a:graphicData>
            </a:graphic>
          </wp:inline>
        </w:drawing>
      </w:r>
    </w:p>
    <w:p w14:paraId="1774BB09" w14:textId="77777777" w:rsidR="002C7073" w:rsidRPr="00676C9D" w:rsidRDefault="002C7073" w:rsidP="002C7073">
      <w:pPr>
        <w:pStyle w:val="Prrafodelista"/>
        <w:rPr>
          <w:sz w:val="20"/>
          <w:szCs w:val="20"/>
          <w:lang w:val="en-US"/>
        </w:rPr>
      </w:pPr>
    </w:p>
    <w:p w14:paraId="55641A2B" w14:textId="287A2799" w:rsidR="00C56E8F" w:rsidRDefault="00C56E8F" w:rsidP="00FF3429">
      <w:pPr>
        <w:pStyle w:val="Prrafodelista"/>
        <w:numPr>
          <w:ilvl w:val="0"/>
          <w:numId w:val="2"/>
        </w:numPr>
        <w:ind w:left="1134" w:hanging="425"/>
        <w:rPr>
          <w:ins w:id="110" w:author="Sebastian Alonso Carlos" w:date="2026-05-14T17:28:00Z" w16du:dateUtc="2026-05-14T15:28:00Z"/>
          <w:sz w:val="20"/>
          <w:szCs w:val="20"/>
        </w:rPr>
      </w:pPr>
      <w:ins w:id="111" w:author="Sebastian Alonso Carlos" w:date="2026-05-13T16:53:00Z" w16du:dateUtc="2026-05-13T14:53:00Z">
        <w:r>
          <w:rPr>
            <w:sz w:val="20"/>
            <w:szCs w:val="20"/>
          </w:rPr>
          <w:t>Sustituir</w:t>
        </w:r>
      </w:ins>
      <w:ins w:id="112" w:author="Sebastian Alonso Carlos" w:date="2026-05-13T16:52:00Z" w16du:dateUtc="2026-05-13T14:52:00Z">
        <w:r w:rsidRPr="00B506B8">
          <w:rPr>
            <w:sz w:val="20"/>
            <w:szCs w:val="20"/>
          </w:rPr>
          <w:t xml:space="preserve"> </w:t>
        </w:r>
        <w:r>
          <w:rPr>
            <w:sz w:val="20"/>
            <w:szCs w:val="20"/>
          </w:rPr>
          <w:t xml:space="preserve">en </w:t>
        </w:r>
        <w:r w:rsidRPr="00B506B8">
          <w:rPr>
            <w:sz w:val="20"/>
            <w:szCs w:val="20"/>
          </w:rPr>
          <w:t xml:space="preserve">el desplegable </w:t>
        </w:r>
      </w:ins>
      <w:ins w:id="113" w:author="Sebastian Alonso Carlos" w:date="2026-05-14T13:45:00Z" w16du:dateUtc="2026-05-14T11:45:00Z">
        <w:r w:rsidR="00CD56BE" w:rsidRPr="00B506B8">
          <w:rPr>
            <w:sz w:val="20"/>
            <w:szCs w:val="20"/>
          </w:rPr>
          <w:t>de familiares</w:t>
        </w:r>
        <w:r w:rsidR="00CD56BE">
          <w:rPr>
            <w:sz w:val="20"/>
            <w:szCs w:val="20"/>
          </w:rPr>
          <w:t xml:space="preserve"> </w:t>
        </w:r>
      </w:ins>
      <w:ins w:id="114" w:author="Sebastian Alonso Carlos" w:date="2026-05-13T16:55:00Z" w16du:dateUtc="2026-05-13T14:55:00Z">
        <w:r>
          <w:rPr>
            <w:sz w:val="20"/>
            <w:szCs w:val="20"/>
          </w:rPr>
          <w:t xml:space="preserve">el texto </w:t>
        </w:r>
      </w:ins>
      <w:ins w:id="115" w:author="Sebastian Alonso Carlos" w:date="2026-05-13T16:53:00Z" w16du:dateUtc="2026-05-13T14:53:00Z">
        <w:r>
          <w:rPr>
            <w:sz w:val="20"/>
            <w:szCs w:val="20"/>
          </w:rPr>
          <w:t>“</w:t>
        </w:r>
        <w:r w:rsidRPr="00CD56BE">
          <w:rPr>
            <w:sz w:val="20"/>
            <w:szCs w:val="20"/>
            <w:lang w:val="en-GB"/>
            <w:rPrChange w:id="116" w:author="Sebastian Alonso Carlos" w:date="2026-05-14T13:45:00Z" w16du:dateUtc="2026-05-14T11:45:00Z">
              <w:rPr>
                <w:sz w:val="20"/>
                <w:szCs w:val="20"/>
              </w:rPr>
            </w:rPrChange>
          </w:rPr>
          <w:t>Spouse or similar relation</w:t>
        </w:r>
        <w:r>
          <w:rPr>
            <w:sz w:val="20"/>
            <w:szCs w:val="20"/>
          </w:rPr>
          <w:t xml:space="preserve">” por </w:t>
        </w:r>
      </w:ins>
      <w:ins w:id="117" w:author="Sebastian Alonso Carlos" w:date="2026-05-13T16:54:00Z" w16du:dateUtc="2026-05-13T14:54:00Z">
        <w:r w:rsidRPr="00C56E8F">
          <w:rPr>
            <w:sz w:val="20"/>
            <w:szCs w:val="20"/>
          </w:rPr>
          <w:t>“</w:t>
        </w:r>
      </w:ins>
      <w:ins w:id="118" w:author="Sebastian Alonso Carlos" w:date="2026-05-14T16:11:00Z" w16du:dateUtc="2026-05-14T14:11:00Z">
        <w:r w:rsidR="003F67C1">
          <w:rPr>
            <w:sz w:val="20"/>
            <w:szCs w:val="20"/>
            <w:lang w:val="en-GB"/>
          </w:rPr>
          <w:t>S</w:t>
        </w:r>
      </w:ins>
      <w:ins w:id="119" w:author="Sebastian Alonso Carlos" w:date="2026-05-13T16:54:00Z" w16du:dateUtc="2026-05-13T14:54:00Z">
        <w:r w:rsidRPr="00CD56BE">
          <w:rPr>
            <w:sz w:val="20"/>
            <w:szCs w:val="20"/>
            <w:lang w:val="en-GB"/>
            <w:rPrChange w:id="120" w:author="Sebastian Alonso Carlos" w:date="2026-05-14T13:45:00Z" w16du:dateUtc="2026-05-14T11:45:00Z">
              <w:rPr>
                <w:sz w:val="20"/>
                <w:szCs w:val="20"/>
              </w:rPr>
            </w:rPrChange>
          </w:rPr>
          <w:t>pouse or equivalent</w:t>
        </w:r>
        <w:r w:rsidRPr="00C56E8F">
          <w:rPr>
            <w:sz w:val="20"/>
            <w:szCs w:val="20"/>
          </w:rPr>
          <w:t>”</w:t>
        </w:r>
      </w:ins>
      <w:ins w:id="121" w:author="Sebastian Alonso Carlos" w:date="2026-05-14T17:28:00Z" w16du:dateUtc="2026-05-14T15:28:00Z">
        <w:r w:rsidR="002E3C3F">
          <w:rPr>
            <w:sz w:val="20"/>
            <w:szCs w:val="20"/>
          </w:rPr>
          <w:t>.</w:t>
        </w:r>
      </w:ins>
    </w:p>
    <w:p w14:paraId="471FA01E" w14:textId="77777777" w:rsidR="002E3C3F" w:rsidRDefault="002E3C3F" w:rsidP="002E3C3F">
      <w:pPr>
        <w:pStyle w:val="Prrafodelista"/>
        <w:ind w:left="1134"/>
        <w:rPr>
          <w:ins w:id="122" w:author="Sebastian Alonso Carlos" w:date="2026-05-13T16:52:00Z" w16du:dateUtc="2026-05-13T14:52:00Z"/>
          <w:sz w:val="20"/>
          <w:szCs w:val="20"/>
        </w:rPr>
        <w:pPrChange w:id="123" w:author="Sebastian Alonso Carlos" w:date="2026-05-14T17:28:00Z" w16du:dateUtc="2026-05-14T15:28:00Z">
          <w:pPr>
            <w:pStyle w:val="Prrafodelista"/>
            <w:numPr>
              <w:numId w:val="2"/>
            </w:numPr>
            <w:ind w:left="1134" w:hanging="425"/>
          </w:pPr>
        </w:pPrChange>
      </w:pPr>
    </w:p>
    <w:p w14:paraId="329DCA21" w14:textId="2BB18C67" w:rsidR="00B905C1" w:rsidRPr="00B506B8" w:rsidRDefault="00B905C1" w:rsidP="00FF3429">
      <w:pPr>
        <w:pStyle w:val="Prrafodelista"/>
        <w:numPr>
          <w:ilvl w:val="0"/>
          <w:numId w:val="2"/>
        </w:numPr>
        <w:ind w:left="1134" w:hanging="425"/>
        <w:rPr>
          <w:sz w:val="20"/>
          <w:szCs w:val="20"/>
        </w:rPr>
      </w:pPr>
      <w:r w:rsidRPr="00B506B8">
        <w:rPr>
          <w:sz w:val="20"/>
          <w:szCs w:val="20"/>
        </w:rPr>
        <w:t>Actualizar el desplegable de familiares para incluir nuevas categorías:</w:t>
      </w:r>
    </w:p>
    <w:p w14:paraId="6A60273B" w14:textId="77777777" w:rsidR="00B905C1" w:rsidRPr="00B506B8" w:rsidRDefault="00B905C1" w:rsidP="00FF3429">
      <w:pPr>
        <w:pStyle w:val="Prrafodelista"/>
        <w:numPr>
          <w:ilvl w:val="1"/>
          <w:numId w:val="2"/>
        </w:numPr>
        <w:ind w:left="1418" w:hanging="284"/>
        <w:rPr>
          <w:sz w:val="20"/>
          <w:szCs w:val="20"/>
          <w:lang w:val="en-GB"/>
        </w:rPr>
      </w:pPr>
      <w:r w:rsidRPr="00B506B8">
        <w:rPr>
          <w:sz w:val="20"/>
          <w:szCs w:val="20"/>
          <w:lang w:val="en-GB"/>
        </w:rPr>
        <w:t>Spouse’s child’s spouse</w:t>
      </w:r>
    </w:p>
    <w:p w14:paraId="05CDFB12" w14:textId="77777777" w:rsidR="00B905C1" w:rsidRPr="00B506B8" w:rsidRDefault="00B905C1" w:rsidP="00FF3429">
      <w:pPr>
        <w:pStyle w:val="Prrafodelista"/>
        <w:numPr>
          <w:ilvl w:val="1"/>
          <w:numId w:val="2"/>
        </w:numPr>
        <w:ind w:left="1418" w:hanging="284"/>
        <w:rPr>
          <w:sz w:val="20"/>
          <w:szCs w:val="20"/>
          <w:lang w:val="en-GB"/>
        </w:rPr>
      </w:pPr>
      <w:r w:rsidRPr="00B506B8">
        <w:rPr>
          <w:sz w:val="20"/>
          <w:szCs w:val="20"/>
          <w:lang w:val="en-GB"/>
        </w:rPr>
        <w:t>Spouse’s parent’s spouse</w:t>
      </w:r>
    </w:p>
    <w:p w14:paraId="4A25A5F3" w14:textId="77777777" w:rsidR="00B905C1" w:rsidRPr="00B506B8" w:rsidRDefault="00B905C1" w:rsidP="00FF3429">
      <w:pPr>
        <w:pStyle w:val="Prrafodelista"/>
        <w:numPr>
          <w:ilvl w:val="1"/>
          <w:numId w:val="2"/>
        </w:numPr>
        <w:ind w:left="1418" w:hanging="284"/>
        <w:rPr>
          <w:sz w:val="20"/>
          <w:szCs w:val="20"/>
          <w:lang w:val="en-GB"/>
        </w:rPr>
      </w:pPr>
      <w:r w:rsidRPr="00B506B8">
        <w:rPr>
          <w:sz w:val="20"/>
          <w:szCs w:val="20"/>
          <w:lang w:val="en-GB"/>
        </w:rPr>
        <w:t>Spouse’s sibling’s spouse</w:t>
      </w:r>
    </w:p>
    <w:p w14:paraId="215C2EE6" w14:textId="77777777" w:rsidR="00B905C1" w:rsidRDefault="00B905C1" w:rsidP="00FF3429">
      <w:pPr>
        <w:pStyle w:val="Prrafodelista"/>
        <w:numPr>
          <w:ilvl w:val="1"/>
          <w:numId w:val="2"/>
        </w:numPr>
        <w:ind w:left="1418" w:hanging="284"/>
        <w:rPr>
          <w:sz w:val="20"/>
          <w:szCs w:val="20"/>
          <w:lang w:val="en-GB"/>
        </w:rPr>
      </w:pPr>
      <w:r w:rsidRPr="00B506B8">
        <w:rPr>
          <w:sz w:val="20"/>
          <w:szCs w:val="20"/>
          <w:lang w:val="en-GB"/>
        </w:rPr>
        <w:t>Dependant</w:t>
      </w:r>
    </w:p>
    <w:p w14:paraId="77019B7D" w14:textId="77777777" w:rsidR="008047D5" w:rsidRDefault="008047D5" w:rsidP="00FF3429">
      <w:pPr>
        <w:pStyle w:val="Prrafodelista"/>
        <w:ind w:left="1418" w:hanging="284"/>
        <w:rPr>
          <w:sz w:val="20"/>
          <w:szCs w:val="20"/>
          <w:lang w:val="en-US"/>
        </w:rPr>
      </w:pPr>
    </w:p>
    <w:p w14:paraId="155DEEF0" w14:textId="7F2BDBF7" w:rsidR="008047D5" w:rsidRDefault="008047D5" w:rsidP="00FF3429">
      <w:pPr>
        <w:pStyle w:val="Prrafodelista"/>
        <w:numPr>
          <w:ilvl w:val="0"/>
          <w:numId w:val="2"/>
        </w:numPr>
        <w:ind w:left="1134" w:hanging="425"/>
        <w:rPr>
          <w:sz w:val="20"/>
          <w:szCs w:val="20"/>
          <w:lang w:val="en-US"/>
        </w:rPr>
      </w:pPr>
      <w:r w:rsidRPr="008047D5">
        <w:rPr>
          <w:sz w:val="20"/>
          <w:szCs w:val="20"/>
          <w:lang w:val="en-US"/>
        </w:rPr>
        <w:t xml:space="preserve">Añadir </w:t>
      </w:r>
      <w:r w:rsidRPr="00CD56BE">
        <w:rPr>
          <w:sz w:val="20"/>
          <w:szCs w:val="20"/>
          <w:rPrChange w:id="124" w:author="Sebastian Alonso Carlos" w:date="2026-05-14T13:46:00Z" w16du:dateUtc="2026-05-14T11:46:00Z">
            <w:rPr>
              <w:sz w:val="20"/>
              <w:szCs w:val="20"/>
              <w:lang w:val="en-US"/>
            </w:rPr>
          </w:rPrChange>
        </w:rPr>
        <w:t>después</w:t>
      </w:r>
      <w:r w:rsidRPr="008047D5">
        <w:rPr>
          <w:sz w:val="20"/>
          <w:szCs w:val="20"/>
          <w:lang w:val="en-US"/>
        </w:rPr>
        <w:t xml:space="preserve"> de “NIF / Passport” </w:t>
      </w:r>
      <w:r w:rsidRPr="00CD56BE">
        <w:rPr>
          <w:sz w:val="20"/>
          <w:szCs w:val="20"/>
          <w:rPrChange w:id="125" w:author="Sebastian Alonso Carlos" w:date="2026-05-14T13:47:00Z" w16du:dateUtc="2026-05-14T11:47:00Z">
            <w:rPr>
              <w:sz w:val="20"/>
              <w:szCs w:val="20"/>
              <w:lang w:val="en-US"/>
            </w:rPr>
          </w:rPrChange>
        </w:rPr>
        <w:t>otro</w:t>
      </w:r>
      <w:r w:rsidRPr="008047D5">
        <w:rPr>
          <w:sz w:val="20"/>
          <w:szCs w:val="20"/>
          <w:lang w:val="en-US"/>
        </w:rPr>
        <w:t xml:space="preserve"> campo </w:t>
      </w:r>
      <w:r w:rsidRPr="00CD56BE">
        <w:rPr>
          <w:sz w:val="20"/>
          <w:szCs w:val="20"/>
          <w:rPrChange w:id="126" w:author="Sebastian Alonso Carlos" w:date="2026-05-14T13:47:00Z" w16du:dateUtc="2026-05-14T11:47:00Z">
            <w:rPr>
              <w:sz w:val="20"/>
              <w:szCs w:val="20"/>
              <w:lang w:val="en-US"/>
            </w:rPr>
          </w:rPrChange>
        </w:rPr>
        <w:t>que</w:t>
      </w:r>
      <w:r w:rsidRPr="008047D5">
        <w:rPr>
          <w:sz w:val="20"/>
          <w:szCs w:val="20"/>
          <w:lang w:val="en-US"/>
        </w:rPr>
        <w:t xml:space="preserve"> sea “National ID number (</w:t>
      </w:r>
      <w:r w:rsidR="00ED6C30" w:rsidRPr="008047D5">
        <w:rPr>
          <w:sz w:val="20"/>
          <w:szCs w:val="20"/>
          <w:lang w:val="en-US"/>
        </w:rPr>
        <w:t>non-Spanish</w:t>
      </w:r>
      <w:r w:rsidR="00ED6C30">
        <w:rPr>
          <w:sz w:val="20"/>
          <w:szCs w:val="20"/>
          <w:lang w:val="en-US"/>
        </w:rPr>
        <w:t xml:space="preserve"> </w:t>
      </w:r>
      <w:r w:rsidRPr="008047D5">
        <w:rPr>
          <w:sz w:val="20"/>
          <w:szCs w:val="20"/>
          <w:lang w:val="en-US"/>
        </w:rPr>
        <w:t>directors only) (in case of US directors, please include US SSN)”.</w:t>
      </w:r>
    </w:p>
    <w:p w14:paraId="4FA8150A" w14:textId="59D4F6FD" w:rsidR="004A4485" w:rsidRDefault="004A4485" w:rsidP="004A4485">
      <w:pPr>
        <w:ind w:left="709"/>
        <w:rPr>
          <w:sz w:val="20"/>
          <w:szCs w:val="20"/>
          <w:lang w:val="en-US"/>
        </w:rPr>
      </w:pPr>
    </w:p>
    <w:p w14:paraId="521CAF06" w14:textId="4B49130F" w:rsidR="004A4485" w:rsidRPr="004A4485" w:rsidRDefault="004A4485" w:rsidP="004A4485">
      <w:pPr>
        <w:ind w:left="709"/>
        <w:rPr>
          <w:sz w:val="20"/>
          <w:szCs w:val="20"/>
          <w:lang w:val="en-US"/>
        </w:rPr>
      </w:pPr>
      <w:r w:rsidRPr="004A4485">
        <w:rPr>
          <w:noProof/>
          <w:sz w:val="20"/>
          <w:szCs w:val="20"/>
          <w:lang w:val="en-US"/>
        </w:rPr>
        <w:lastRenderedPageBreak/>
        <w:drawing>
          <wp:inline distT="0" distB="0" distL="0" distR="0" wp14:anchorId="4D6CFCC4" wp14:editId="6929CEA1">
            <wp:extent cx="5536108" cy="2617829"/>
            <wp:effectExtent l="0" t="0" r="7620" b="0"/>
            <wp:docPr id="2086771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71716" name=""/>
                    <pic:cNvPicPr/>
                  </pic:nvPicPr>
                  <pic:blipFill>
                    <a:blip r:embed="rId15"/>
                    <a:stretch>
                      <a:fillRect/>
                    </a:stretch>
                  </pic:blipFill>
                  <pic:spPr>
                    <a:xfrm>
                      <a:off x="0" y="0"/>
                      <a:ext cx="5556303" cy="2627378"/>
                    </a:xfrm>
                    <a:prstGeom prst="rect">
                      <a:avLst/>
                    </a:prstGeom>
                  </pic:spPr>
                </pic:pic>
              </a:graphicData>
            </a:graphic>
          </wp:inline>
        </w:drawing>
      </w:r>
    </w:p>
    <w:p w14:paraId="5118B81D" w14:textId="29A9499A" w:rsidR="00195668" w:rsidRDefault="00633006">
      <w:pPr>
        <w:pStyle w:val="Prrafodelista"/>
        <w:numPr>
          <w:ilvl w:val="0"/>
          <w:numId w:val="2"/>
        </w:numPr>
        <w:ind w:left="1134" w:hanging="425"/>
        <w:rPr>
          <w:ins w:id="127" w:author="Sebastian Alonso Carlos" w:date="2026-05-14T17:40:00Z" w16du:dateUtc="2026-05-14T15:40:00Z"/>
          <w:sz w:val="20"/>
          <w:szCs w:val="20"/>
          <w:lang w:val="en-US"/>
        </w:rPr>
      </w:pPr>
      <w:ins w:id="128" w:author="Sebastian Alonso Carlos" w:date="2026-05-14T13:38:00Z" w16du:dateUtc="2026-05-14T11:38:00Z">
        <w:r w:rsidRPr="00ED6C30">
          <w:rPr>
            <w:sz w:val="20"/>
            <w:szCs w:val="20"/>
            <w:rPrChange w:id="129" w:author="Sebastian Alonso Carlos" w:date="2026-05-14T13:52:00Z" w16du:dateUtc="2026-05-14T11:52:00Z">
              <w:rPr>
                <w:sz w:val="20"/>
                <w:szCs w:val="20"/>
                <w:lang w:val="en-US"/>
              </w:rPr>
            </w:rPrChange>
          </w:rPr>
          <w:t>Actualizar desplegable</w:t>
        </w:r>
        <w:r>
          <w:rPr>
            <w:sz w:val="20"/>
            <w:szCs w:val="20"/>
            <w:lang w:val="en-US"/>
          </w:rPr>
          <w:t xml:space="preserve"> de </w:t>
        </w:r>
      </w:ins>
      <w:ins w:id="130" w:author="Sebastian Alonso Carlos" w:date="2026-05-14T13:39:00Z" w16du:dateUtc="2026-05-14T11:39:00Z">
        <w:r>
          <w:rPr>
            <w:sz w:val="20"/>
            <w:szCs w:val="20"/>
            <w:lang w:val="en-US"/>
          </w:rPr>
          <w:t xml:space="preserve">position: </w:t>
        </w:r>
        <w:r w:rsidRPr="00CD56BE">
          <w:rPr>
            <w:sz w:val="20"/>
            <w:szCs w:val="20"/>
            <w:rPrChange w:id="131" w:author="Sebastian Alonso Carlos" w:date="2026-05-14T13:46:00Z" w16du:dateUtc="2026-05-14T11:46:00Z">
              <w:rPr>
                <w:sz w:val="20"/>
                <w:szCs w:val="20"/>
                <w:lang w:val="en-US"/>
              </w:rPr>
            </w:rPrChange>
          </w:rPr>
          <w:t>el texto</w:t>
        </w:r>
        <w:r w:rsidRPr="00CD56BE">
          <w:rPr>
            <w:sz w:val="20"/>
            <w:szCs w:val="20"/>
            <w:rPrChange w:id="132" w:author="Sebastian Alonso Carlos" w:date="2026-05-14T13:46:00Z" w16du:dateUtc="2026-05-14T11:46:00Z">
              <w:rPr>
                <w:color w:val="156082" w:themeColor="accent1"/>
                <w:sz w:val="20"/>
                <w:szCs w:val="20"/>
                <w:highlight w:val="green"/>
                <w:lang w:val="en-GB"/>
              </w:rPr>
            </w:rPrChange>
          </w:rPr>
          <w:t xml:space="preserve"> </w:t>
        </w:r>
      </w:ins>
      <w:ins w:id="133" w:author="Sebastian Alonso Carlos" w:date="2026-05-14T16:12:00Z" w16du:dateUtc="2026-05-14T14:12:00Z">
        <w:r w:rsidR="003F67C1">
          <w:rPr>
            <w:sz w:val="20"/>
            <w:szCs w:val="20"/>
            <w:lang w:val="en-US"/>
          </w:rPr>
          <w:t>S</w:t>
        </w:r>
      </w:ins>
      <w:ins w:id="134" w:author="Sebastian Alonso Carlos" w:date="2026-05-14T13:39:00Z" w16du:dateUtc="2026-05-14T11:39:00Z">
        <w:r w:rsidRPr="00633006">
          <w:rPr>
            <w:sz w:val="20"/>
            <w:szCs w:val="20"/>
            <w:lang w:val="en-US"/>
            <w:rPrChange w:id="135" w:author="Sebastian Alonso Carlos" w:date="2026-05-14T13:39:00Z" w16du:dateUtc="2026-05-14T11:39:00Z">
              <w:rPr>
                <w:color w:val="156082" w:themeColor="accent1"/>
                <w:sz w:val="20"/>
                <w:szCs w:val="20"/>
                <w:highlight w:val="green"/>
                <w:lang w:val="en-GB"/>
              </w:rPr>
            </w:rPrChange>
          </w:rPr>
          <w:t xml:space="preserve">enior </w:t>
        </w:r>
        <w:proofErr w:type="gramStart"/>
        <w:r w:rsidRPr="00ED6C30">
          <w:rPr>
            <w:sz w:val="20"/>
            <w:szCs w:val="20"/>
            <w:lang w:val="en-GB"/>
            <w:rPrChange w:id="136" w:author="Sebastian Alonso Carlos" w:date="2026-05-14T13:52:00Z" w16du:dateUtc="2026-05-14T11:52:00Z">
              <w:rPr>
                <w:color w:val="156082" w:themeColor="accent1"/>
                <w:sz w:val="20"/>
                <w:szCs w:val="20"/>
                <w:highlight w:val="green"/>
                <w:lang w:val="en-GB"/>
              </w:rPr>
            </w:rPrChange>
          </w:rPr>
          <w:t>manager</w:t>
        </w:r>
        <w:proofErr w:type="gramEnd"/>
        <w:r w:rsidRPr="00633006">
          <w:rPr>
            <w:sz w:val="20"/>
            <w:szCs w:val="20"/>
            <w:lang w:val="en-US"/>
            <w:rPrChange w:id="137" w:author="Sebastian Alonso Carlos" w:date="2026-05-14T13:39:00Z" w16du:dateUtc="2026-05-14T11:39:00Z">
              <w:rPr>
                <w:color w:val="156082" w:themeColor="accent1"/>
                <w:sz w:val="20"/>
                <w:szCs w:val="20"/>
                <w:highlight w:val="green"/>
                <w:lang w:val="en-GB"/>
              </w:rPr>
            </w:rPrChange>
          </w:rPr>
          <w:t xml:space="preserve"> </w:t>
        </w:r>
        <w:r w:rsidRPr="00CD56BE">
          <w:rPr>
            <w:sz w:val="20"/>
            <w:szCs w:val="20"/>
            <w:rPrChange w:id="138" w:author="Sebastian Alonso Carlos" w:date="2026-05-14T13:46:00Z" w16du:dateUtc="2026-05-14T11:46:00Z">
              <w:rPr>
                <w:color w:val="156082" w:themeColor="accent1"/>
                <w:sz w:val="20"/>
                <w:szCs w:val="20"/>
                <w:highlight w:val="green"/>
                <w:lang w:val="en-GB"/>
              </w:rPr>
            </w:rPrChange>
          </w:rPr>
          <w:t>por</w:t>
        </w:r>
        <w:r w:rsidRPr="00633006">
          <w:rPr>
            <w:sz w:val="20"/>
            <w:szCs w:val="20"/>
            <w:lang w:val="en-US"/>
            <w:rPrChange w:id="139" w:author="Sebastian Alonso Carlos" w:date="2026-05-14T13:39:00Z" w16du:dateUtc="2026-05-14T11:39:00Z">
              <w:rPr>
                <w:color w:val="156082" w:themeColor="accent1"/>
                <w:sz w:val="20"/>
                <w:szCs w:val="20"/>
                <w:highlight w:val="green"/>
                <w:lang w:val="en-GB"/>
              </w:rPr>
            </w:rPrChange>
          </w:rPr>
          <w:t xml:space="preserve"> </w:t>
        </w:r>
      </w:ins>
      <w:ins w:id="140" w:author="Sebastian Alonso Carlos" w:date="2026-05-14T16:12:00Z" w16du:dateUtc="2026-05-14T14:12:00Z">
        <w:r w:rsidR="003F67C1">
          <w:rPr>
            <w:sz w:val="20"/>
            <w:szCs w:val="20"/>
            <w:lang w:val="en-US"/>
          </w:rPr>
          <w:t>M</w:t>
        </w:r>
      </w:ins>
      <w:ins w:id="141" w:author="Sebastian Alonso Carlos" w:date="2026-05-14T13:39:00Z" w16du:dateUtc="2026-05-14T11:39:00Z">
        <w:r w:rsidRPr="00633006">
          <w:rPr>
            <w:sz w:val="20"/>
            <w:szCs w:val="20"/>
            <w:lang w:val="en-US"/>
            <w:rPrChange w:id="142" w:author="Sebastian Alonso Carlos" w:date="2026-05-14T13:39:00Z" w16du:dateUtc="2026-05-14T11:39:00Z">
              <w:rPr>
                <w:color w:val="156082" w:themeColor="accent1"/>
                <w:sz w:val="20"/>
                <w:szCs w:val="20"/>
                <w:highlight w:val="green"/>
                <w:lang w:val="en-GB"/>
              </w:rPr>
            </w:rPrChange>
          </w:rPr>
          <w:t>anagerial position</w:t>
        </w:r>
      </w:ins>
      <w:ins w:id="143" w:author="Sebastian Alonso Carlos" w:date="2026-05-14T17:40:00Z" w16du:dateUtc="2026-05-14T15:40:00Z">
        <w:r w:rsidR="002E3C3F">
          <w:rPr>
            <w:sz w:val="20"/>
            <w:szCs w:val="20"/>
            <w:lang w:val="en-US"/>
          </w:rPr>
          <w:t>.</w:t>
        </w:r>
      </w:ins>
    </w:p>
    <w:p w14:paraId="185BBB09" w14:textId="77777777" w:rsidR="002E3C3F" w:rsidRPr="00EA704F" w:rsidRDefault="002E3C3F" w:rsidP="002E3C3F">
      <w:pPr>
        <w:pStyle w:val="Prrafodelista"/>
        <w:ind w:left="1134"/>
        <w:rPr>
          <w:sz w:val="20"/>
          <w:szCs w:val="20"/>
          <w:lang w:val="en-US"/>
        </w:rPr>
        <w:pPrChange w:id="144" w:author="Sebastian Alonso Carlos" w:date="2026-05-14T17:40:00Z" w16du:dateUtc="2026-05-14T15:40:00Z">
          <w:pPr>
            <w:pStyle w:val="Prrafodelista"/>
            <w:ind w:left="1134" w:hanging="425"/>
          </w:pPr>
        </w:pPrChange>
      </w:pPr>
    </w:p>
    <w:p w14:paraId="687FFC4D" w14:textId="10F17962" w:rsidR="00B905C1" w:rsidRPr="00B506B8" w:rsidRDefault="00B905C1" w:rsidP="00FF3429">
      <w:pPr>
        <w:pStyle w:val="Prrafodelista"/>
        <w:numPr>
          <w:ilvl w:val="0"/>
          <w:numId w:val="2"/>
        </w:numPr>
        <w:ind w:left="1134" w:hanging="425"/>
        <w:rPr>
          <w:sz w:val="20"/>
          <w:szCs w:val="20"/>
        </w:rPr>
      </w:pPr>
      <w:r w:rsidRPr="00B506B8">
        <w:rPr>
          <w:sz w:val="20"/>
          <w:szCs w:val="20"/>
        </w:rPr>
        <w:t xml:space="preserve">Actualizar el desplegable de </w:t>
      </w:r>
      <w:ins w:id="145" w:author="Sebastian Alonso Carlos" w:date="2026-05-14T13:39:00Z" w16du:dateUtc="2026-05-14T11:39:00Z">
        <w:r w:rsidR="00CD56BE" w:rsidRPr="00687085">
          <w:rPr>
            <w:sz w:val="20"/>
            <w:szCs w:val="20"/>
            <w:lang w:val="en-GB"/>
            <w:rPrChange w:id="146" w:author="Sebastian Alonso Carlos" w:date="2026-05-14T14:37:00Z" w16du:dateUtc="2026-05-14T12:37:00Z">
              <w:rPr>
                <w:sz w:val="20"/>
                <w:szCs w:val="20"/>
              </w:rPr>
            </w:rPrChange>
          </w:rPr>
          <w:t>T</w:t>
        </w:r>
      </w:ins>
      <w:del w:id="147" w:author="Sebastian Alonso Carlos" w:date="2026-05-14T13:39:00Z" w16du:dateUtc="2026-05-14T11:39:00Z">
        <w:r w:rsidRPr="00687085" w:rsidDel="00CD56BE">
          <w:rPr>
            <w:sz w:val="20"/>
            <w:szCs w:val="20"/>
            <w:lang w:val="en-GB"/>
            <w:rPrChange w:id="148" w:author="Sebastian Alonso Carlos" w:date="2026-05-14T14:37:00Z" w16du:dateUtc="2026-05-14T12:37:00Z">
              <w:rPr>
                <w:sz w:val="20"/>
                <w:szCs w:val="20"/>
              </w:rPr>
            </w:rPrChange>
          </w:rPr>
          <w:delText>t</w:delText>
        </w:r>
      </w:del>
      <w:r w:rsidRPr="00687085">
        <w:rPr>
          <w:sz w:val="20"/>
          <w:szCs w:val="20"/>
          <w:lang w:val="en-GB"/>
          <w:rPrChange w:id="149" w:author="Sebastian Alonso Carlos" w:date="2026-05-14T14:37:00Z" w16du:dateUtc="2026-05-14T12:37:00Z">
            <w:rPr>
              <w:sz w:val="20"/>
              <w:szCs w:val="20"/>
            </w:rPr>
          </w:rPrChange>
        </w:rPr>
        <w:t>ype of company</w:t>
      </w:r>
      <w:r w:rsidRPr="00B506B8">
        <w:rPr>
          <w:sz w:val="20"/>
          <w:szCs w:val="20"/>
        </w:rPr>
        <w:t xml:space="preserve"> para </w:t>
      </w:r>
      <w:r w:rsidR="00620C40">
        <w:rPr>
          <w:sz w:val="20"/>
          <w:szCs w:val="20"/>
        </w:rPr>
        <w:t>actualizar el nombre de las siguientes</w:t>
      </w:r>
      <w:r w:rsidRPr="00B506B8">
        <w:rPr>
          <w:sz w:val="20"/>
          <w:szCs w:val="20"/>
        </w:rPr>
        <w:t xml:space="preserve"> categorías:</w:t>
      </w:r>
    </w:p>
    <w:p w14:paraId="10FF1282" w14:textId="1287111A" w:rsidR="00B905C1" w:rsidRPr="00FF3429" w:rsidRDefault="00B905C1" w:rsidP="00FF3429">
      <w:pPr>
        <w:pStyle w:val="Prrafodelista"/>
        <w:numPr>
          <w:ilvl w:val="1"/>
          <w:numId w:val="2"/>
        </w:numPr>
        <w:ind w:left="1418" w:hanging="284"/>
        <w:rPr>
          <w:sz w:val="20"/>
          <w:szCs w:val="20"/>
          <w:lang w:val="en-GB"/>
        </w:rPr>
      </w:pPr>
      <w:r w:rsidRPr="00FF3429">
        <w:rPr>
          <w:sz w:val="20"/>
          <w:szCs w:val="20"/>
          <w:lang w:val="en-GB"/>
        </w:rPr>
        <w:t xml:space="preserve">Cambiar </w:t>
      </w:r>
      <w:r w:rsidR="00EA704F" w:rsidRPr="00FF3429">
        <w:rPr>
          <w:sz w:val="20"/>
          <w:szCs w:val="20"/>
          <w:lang w:val="en-GB"/>
        </w:rPr>
        <w:t>“</w:t>
      </w:r>
      <w:r w:rsidRPr="00FF3429">
        <w:rPr>
          <w:sz w:val="20"/>
          <w:szCs w:val="20"/>
          <w:lang w:val="en-GB"/>
        </w:rPr>
        <w:t>Commercial</w:t>
      </w:r>
      <w:r w:rsidR="00EA704F" w:rsidRPr="00FF3429">
        <w:rPr>
          <w:sz w:val="20"/>
          <w:szCs w:val="20"/>
          <w:lang w:val="en-GB"/>
        </w:rPr>
        <w:t>”</w:t>
      </w:r>
      <w:r w:rsidRPr="00FF3429">
        <w:rPr>
          <w:sz w:val="20"/>
          <w:szCs w:val="20"/>
          <w:lang w:val="en-GB"/>
        </w:rPr>
        <w:t xml:space="preserve"> </w:t>
      </w:r>
      <w:r w:rsidRPr="00687085">
        <w:rPr>
          <w:sz w:val="20"/>
          <w:szCs w:val="20"/>
          <w:rPrChange w:id="150" w:author="Sebastian Alonso Carlos" w:date="2026-05-14T14:37:00Z" w16du:dateUtc="2026-05-14T12:37:00Z">
            <w:rPr>
              <w:sz w:val="20"/>
              <w:szCs w:val="20"/>
              <w:lang w:val="en-GB"/>
            </w:rPr>
          </w:rPrChange>
        </w:rPr>
        <w:t>por</w:t>
      </w:r>
      <w:r w:rsidRPr="00FF3429">
        <w:rPr>
          <w:sz w:val="20"/>
          <w:szCs w:val="20"/>
          <w:lang w:val="en-GB"/>
        </w:rPr>
        <w:t xml:space="preserve"> </w:t>
      </w:r>
      <w:r w:rsidR="00EA704F" w:rsidRPr="00FF3429">
        <w:rPr>
          <w:sz w:val="20"/>
          <w:szCs w:val="20"/>
          <w:lang w:val="en-GB"/>
        </w:rPr>
        <w:t>“</w:t>
      </w:r>
      <w:r w:rsidRPr="00FF3429">
        <w:rPr>
          <w:sz w:val="20"/>
          <w:szCs w:val="20"/>
          <w:lang w:val="en-GB"/>
        </w:rPr>
        <w:t>Other companies</w:t>
      </w:r>
      <w:r w:rsidR="00EA704F" w:rsidRPr="00FF3429">
        <w:rPr>
          <w:sz w:val="20"/>
          <w:szCs w:val="20"/>
          <w:lang w:val="en-GB"/>
        </w:rPr>
        <w:t>”</w:t>
      </w:r>
      <w:r w:rsidR="00807E26" w:rsidRPr="00FF3429">
        <w:rPr>
          <w:sz w:val="20"/>
          <w:szCs w:val="20"/>
          <w:lang w:val="en-GB"/>
        </w:rPr>
        <w:t>.</w:t>
      </w:r>
    </w:p>
    <w:p w14:paraId="2475B45C" w14:textId="62A7DBCC" w:rsidR="00B905C1" w:rsidRPr="00D87ED9" w:rsidRDefault="00B905C1" w:rsidP="00FF3429">
      <w:pPr>
        <w:pStyle w:val="Prrafodelista"/>
        <w:numPr>
          <w:ilvl w:val="1"/>
          <w:numId w:val="2"/>
        </w:numPr>
        <w:ind w:left="1418" w:hanging="284"/>
        <w:rPr>
          <w:sz w:val="20"/>
          <w:szCs w:val="20"/>
        </w:rPr>
      </w:pPr>
      <w:r w:rsidRPr="00D87ED9">
        <w:rPr>
          <w:sz w:val="20"/>
          <w:szCs w:val="20"/>
        </w:rPr>
        <w:t xml:space="preserve">Cambiar </w:t>
      </w:r>
      <w:r w:rsidR="00807E26" w:rsidRPr="00D87ED9">
        <w:rPr>
          <w:sz w:val="20"/>
          <w:szCs w:val="20"/>
        </w:rPr>
        <w:t>“</w:t>
      </w:r>
      <w:r w:rsidRPr="00687085">
        <w:rPr>
          <w:sz w:val="20"/>
          <w:szCs w:val="20"/>
          <w:lang w:val="en-GB"/>
          <w:rPrChange w:id="151" w:author="Sebastian Alonso Carlos" w:date="2026-05-14T14:37:00Z" w16du:dateUtc="2026-05-14T12:37:00Z">
            <w:rPr>
              <w:sz w:val="20"/>
              <w:szCs w:val="20"/>
            </w:rPr>
          </w:rPrChange>
        </w:rPr>
        <w:t>Listed</w:t>
      </w:r>
      <w:r w:rsidR="00807E26" w:rsidRPr="00D87ED9">
        <w:rPr>
          <w:sz w:val="20"/>
          <w:szCs w:val="20"/>
        </w:rPr>
        <w:t>”</w:t>
      </w:r>
      <w:r w:rsidRPr="00D87ED9">
        <w:rPr>
          <w:sz w:val="20"/>
          <w:szCs w:val="20"/>
        </w:rPr>
        <w:t xml:space="preserve"> por </w:t>
      </w:r>
      <w:r w:rsidR="00EA704F" w:rsidRPr="00D87ED9">
        <w:rPr>
          <w:sz w:val="20"/>
          <w:szCs w:val="20"/>
        </w:rPr>
        <w:t>“</w:t>
      </w:r>
      <w:r w:rsidRPr="00687085">
        <w:rPr>
          <w:sz w:val="20"/>
          <w:szCs w:val="20"/>
          <w:lang w:val="en-GB"/>
          <w:rPrChange w:id="152" w:author="Sebastian Alonso Carlos" w:date="2026-05-14T14:37:00Z" w16du:dateUtc="2026-05-14T12:37:00Z">
            <w:rPr>
              <w:sz w:val="20"/>
              <w:szCs w:val="20"/>
            </w:rPr>
          </w:rPrChange>
        </w:rPr>
        <w:t>Listed</w:t>
      </w:r>
      <w:r w:rsidRPr="00D87ED9">
        <w:rPr>
          <w:sz w:val="20"/>
          <w:szCs w:val="20"/>
        </w:rPr>
        <w:t xml:space="preserve"> </w:t>
      </w:r>
      <w:r w:rsidRPr="00687085">
        <w:rPr>
          <w:sz w:val="20"/>
          <w:szCs w:val="20"/>
          <w:lang w:val="en-GB"/>
          <w:rPrChange w:id="153" w:author="Sebastian Alonso Carlos" w:date="2026-05-14T14:37:00Z" w16du:dateUtc="2026-05-14T12:37:00Z">
            <w:rPr>
              <w:sz w:val="20"/>
              <w:szCs w:val="20"/>
            </w:rPr>
          </w:rPrChange>
        </w:rPr>
        <w:t>company</w:t>
      </w:r>
      <w:r w:rsidR="00EA704F" w:rsidRPr="00D87ED9">
        <w:rPr>
          <w:sz w:val="20"/>
          <w:szCs w:val="20"/>
        </w:rPr>
        <w:t>”</w:t>
      </w:r>
      <w:r w:rsidR="00807E26" w:rsidRPr="00D87ED9">
        <w:rPr>
          <w:sz w:val="20"/>
          <w:szCs w:val="20"/>
        </w:rPr>
        <w:t>.</w:t>
      </w:r>
    </w:p>
    <w:p w14:paraId="5294EA90" w14:textId="5CA81AA4" w:rsidR="00B905C1" w:rsidRPr="00FF3429" w:rsidRDefault="00B905C1" w:rsidP="00FF3429">
      <w:pPr>
        <w:pStyle w:val="Prrafodelista"/>
        <w:numPr>
          <w:ilvl w:val="1"/>
          <w:numId w:val="2"/>
        </w:numPr>
        <w:ind w:left="1418" w:hanging="284"/>
        <w:rPr>
          <w:sz w:val="20"/>
          <w:szCs w:val="20"/>
          <w:lang w:val="en-GB"/>
        </w:rPr>
      </w:pPr>
      <w:r w:rsidRPr="00FF3429">
        <w:rPr>
          <w:sz w:val="20"/>
          <w:szCs w:val="20"/>
          <w:lang w:val="en-GB"/>
        </w:rPr>
        <w:t xml:space="preserve">Cambiar </w:t>
      </w:r>
      <w:r w:rsidR="00807E26" w:rsidRPr="00FF3429">
        <w:rPr>
          <w:sz w:val="20"/>
          <w:szCs w:val="20"/>
          <w:lang w:val="en-GB"/>
        </w:rPr>
        <w:t>“</w:t>
      </w:r>
      <w:r w:rsidRPr="00FF3429">
        <w:rPr>
          <w:sz w:val="20"/>
          <w:szCs w:val="20"/>
          <w:lang w:val="en-GB"/>
        </w:rPr>
        <w:t>Holding</w:t>
      </w:r>
      <w:r w:rsidR="00807E26" w:rsidRPr="00FF3429">
        <w:rPr>
          <w:sz w:val="20"/>
          <w:szCs w:val="20"/>
          <w:lang w:val="en-GB"/>
        </w:rPr>
        <w:t>”</w:t>
      </w:r>
      <w:r w:rsidRPr="00FF3429">
        <w:rPr>
          <w:sz w:val="20"/>
          <w:szCs w:val="20"/>
          <w:lang w:val="en-GB"/>
        </w:rPr>
        <w:t xml:space="preserve"> </w:t>
      </w:r>
      <w:r w:rsidRPr="00687085">
        <w:rPr>
          <w:sz w:val="20"/>
          <w:szCs w:val="20"/>
          <w:rPrChange w:id="154" w:author="Sebastian Alonso Carlos" w:date="2026-05-14T14:37:00Z" w16du:dateUtc="2026-05-14T12:37:00Z">
            <w:rPr>
              <w:sz w:val="20"/>
              <w:szCs w:val="20"/>
              <w:lang w:val="en-GB"/>
            </w:rPr>
          </w:rPrChange>
        </w:rPr>
        <w:t>por</w:t>
      </w:r>
      <w:r w:rsidRPr="00FF3429">
        <w:rPr>
          <w:sz w:val="20"/>
          <w:szCs w:val="20"/>
          <w:lang w:val="en-GB"/>
        </w:rPr>
        <w:t xml:space="preserve"> </w:t>
      </w:r>
      <w:r w:rsidR="00807E26" w:rsidRPr="00FF3429">
        <w:rPr>
          <w:sz w:val="20"/>
          <w:szCs w:val="20"/>
          <w:lang w:val="en-GB"/>
        </w:rPr>
        <w:t>“</w:t>
      </w:r>
      <w:r w:rsidRPr="00FF3429">
        <w:rPr>
          <w:sz w:val="20"/>
          <w:szCs w:val="20"/>
          <w:lang w:val="en-GB"/>
        </w:rPr>
        <w:t>Asset-holding company</w:t>
      </w:r>
      <w:r w:rsidR="00807E26" w:rsidRPr="00FF3429">
        <w:rPr>
          <w:sz w:val="20"/>
          <w:szCs w:val="20"/>
          <w:lang w:val="en-GB"/>
        </w:rPr>
        <w:t>”.</w:t>
      </w:r>
      <w:r w:rsidRPr="00FF3429">
        <w:rPr>
          <w:sz w:val="20"/>
          <w:szCs w:val="20"/>
          <w:lang w:val="en-GB"/>
        </w:rPr>
        <w:t xml:space="preserve"> </w:t>
      </w:r>
    </w:p>
    <w:p w14:paraId="31B93A0A" w14:textId="77777777" w:rsidR="00195668" w:rsidRPr="006F2D3D" w:rsidRDefault="00195668" w:rsidP="00FF3429">
      <w:pPr>
        <w:pStyle w:val="Prrafodelista"/>
        <w:ind w:left="1134" w:hanging="425"/>
        <w:rPr>
          <w:sz w:val="20"/>
          <w:szCs w:val="20"/>
          <w:lang w:val="en-US"/>
        </w:rPr>
      </w:pPr>
    </w:p>
    <w:p w14:paraId="35F7788B" w14:textId="31E12893" w:rsidR="00B905C1" w:rsidRPr="00B506B8" w:rsidRDefault="00B905C1" w:rsidP="00FF3429">
      <w:pPr>
        <w:pStyle w:val="Prrafodelista"/>
        <w:numPr>
          <w:ilvl w:val="0"/>
          <w:numId w:val="2"/>
        </w:numPr>
        <w:ind w:left="1134" w:hanging="425"/>
        <w:rPr>
          <w:sz w:val="20"/>
          <w:szCs w:val="20"/>
        </w:rPr>
      </w:pPr>
      <w:r w:rsidRPr="00B506B8">
        <w:rPr>
          <w:sz w:val="20"/>
          <w:szCs w:val="20"/>
        </w:rPr>
        <w:t xml:space="preserve">Actualizar el </w:t>
      </w:r>
      <w:r w:rsidR="00E30E63">
        <w:rPr>
          <w:sz w:val="20"/>
          <w:szCs w:val="20"/>
        </w:rPr>
        <w:t xml:space="preserve">texto de los </w:t>
      </w:r>
      <w:r w:rsidRPr="00B506B8">
        <w:rPr>
          <w:sz w:val="20"/>
          <w:szCs w:val="20"/>
        </w:rPr>
        <w:t>desplegable</w:t>
      </w:r>
      <w:r w:rsidR="00E30E63">
        <w:rPr>
          <w:sz w:val="20"/>
          <w:szCs w:val="20"/>
        </w:rPr>
        <w:t>s</w:t>
      </w:r>
      <w:r w:rsidRPr="00B506B8">
        <w:rPr>
          <w:sz w:val="20"/>
          <w:szCs w:val="20"/>
        </w:rPr>
        <w:t xml:space="preserve"> de </w:t>
      </w:r>
      <w:r w:rsidRPr="00ED6C30">
        <w:rPr>
          <w:sz w:val="20"/>
          <w:szCs w:val="20"/>
          <w:lang w:val="en-GB"/>
          <w:rPrChange w:id="155" w:author="Sebastian Alonso Carlos" w:date="2026-05-14T13:57:00Z" w16du:dateUtc="2026-05-14T11:57:00Z">
            <w:rPr>
              <w:sz w:val="20"/>
              <w:szCs w:val="20"/>
            </w:rPr>
          </w:rPrChange>
        </w:rPr>
        <w:t>shareholding</w:t>
      </w:r>
      <w:r w:rsidRPr="00B506B8">
        <w:rPr>
          <w:sz w:val="20"/>
          <w:szCs w:val="20"/>
        </w:rPr>
        <w:t>:</w:t>
      </w:r>
    </w:p>
    <w:p w14:paraId="60B7BBEF" w14:textId="3224A68C" w:rsidR="003F67C1" w:rsidRPr="003F67C1" w:rsidRDefault="00807E26" w:rsidP="00FF3429">
      <w:pPr>
        <w:pStyle w:val="Prrafodelista"/>
        <w:numPr>
          <w:ilvl w:val="1"/>
          <w:numId w:val="2"/>
        </w:numPr>
        <w:ind w:left="1418" w:hanging="284"/>
        <w:rPr>
          <w:ins w:id="156" w:author="Sebastian Alonso Carlos" w:date="2026-05-14T16:14:00Z" w16du:dateUtc="2026-05-14T14:14:00Z"/>
          <w:sz w:val="20"/>
          <w:szCs w:val="20"/>
          <w:lang w:val="en-GB"/>
          <w:rPrChange w:id="157" w:author="Sebastian Alonso Carlos" w:date="2026-05-14T16:14:00Z" w16du:dateUtc="2026-05-14T14:14:00Z">
            <w:rPr>
              <w:ins w:id="158" w:author="Sebastian Alonso Carlos" w:date="2026-05-14T16:14:00Z" w16du:dateUtc="2026-05-14T14:14:00Z"/>
              <w:sz w:val="20"/>
              <w:szCs w:val="20"/>
            </w:rPr>
          </w:rPrChange>
        </w:rPr>
      </w:pPr>
      <w:del w:id="159" w:author="Sebastian Alonso Carlos" w:date="2026-05-14T16:13:00Z" w16du:dateUtc="2026-05-14T14:13:00Z">
        <w:r w:rsidRPr="00687085" w:rsidDel="003F67C1">
          <w:rPr>
            <w:sz w:val="20"/>
            <w:szCs w:val="20"/>
            <w:rPrChange w:id="160" w:author="Sebastian Alonso Carlos" w:date="2026-05-14T14:37:00Z" w16du:dateUtc="2026-05-14T12:37:00Z">
              <w:rPr>
                <w:sz w:val="20"/>
                <w:szCs w:val="20"/>
                <w:lang w:val="en-GB"/>
              </w:rPr>
            </w:rPrChange>
          </w:rPr>
          <w:delText>Sustituir</w:delText>
        </w:r>
        <w:r w:rsidRPr="00FF3429" w:rsidDel="003F67C1">
          <w:rPr>
            <w:sz w:val="20"/>
            <w:szCs w:val="20"/>
            <w:lang w:val="en-GB"/>
          </w:rPr>
          <w:delText xml:space="preserve"> </w:delText>
        </w:r>
      </w:del>
      <w:ins w:id="161" w:author="Sebastian Alonso Carlos" w:date="2026-05-14T16:13:00Z" w16du:dateUtc="2026-05-14T14:13:00Z">
        <w:r w:rsidR="003F67C1">
          <w:rPr>
            <w:sz w:val="20"/>
            <w:szCs w:val="20"/>
          </w:rPr>
          <w:t>Eliminar</w:t>
        </w:r>
        <w:r w:rsidR="003F67C1" w:rsidRPr="00FF3429">
          <w:rPr>
            <w:sz w:val="20"/>
            <w:szCs w:val="20"/>
            <w:lang w:val="en-GB"/>
          </w:rPr>
          <w:t xml:space="preserve"> </w:t>
        </w:r>
      </w:ins>
      <w:r w:rsidRPr="00FF3429">
        <w:rPr>
          <w:sz w:val="20"/>
          <w:szCs w:val="20"/>
          <w:lang w:val="en-GB"/>
        </w:rPr>
        <w:t>“</w:t>
      </w:r>
      <w:r w:rsidR="00B905C1" w:rsidRPr="00FF3429">
        <w:rPr>
          <w:sz w:val="20"/>
          <w:szCs w:val="20"/>
          <w:lang w:val="en-GB"/>
        </w:rPr>
        <w:t>Exercise significant influence</w:t>
      </w:r>
      <w:del w:id="162" w:author="Sebastian Alonso Carlos" w:date="2026-05-14T16:20:00Z" w16du:dateUtc="2026-05-14T14:20:00Z">
        <w:r w:rsidRPr="00FF3429" w:rsidDel="0069458C">
          <w:rPr>
            <w:sz w:val="20"/>
            <w:szCs w:val="20"/>
            <w:lang w:val="en-GB"/>
          </w:rPr>
          <w:delText>”</w:delText>
        </w:r>
        <w:r w:rsidR="00B905C1" w:rsidRPr="00FF3429" w:rsidDel="0069458C">
          <w:rPr>
            <w:sz w:val="20"/>
            <w:szCs w:val="20"/>
            <w:lang w:val="en-GB"/>
          </w:rPr>
          <w:delText xml:space="preserve"> </w:delText>
        </w:r>
        <w:r w:rsidR="00B905C1" w:rsidRPr="00ED6C30" w:rsidDel="0069458C">
          <w:rPr>
            <w:sz w:val="20"/>
            <w:szCs w:val="20"/>
            <w:rPrChange w:id="163" w:author="Sebastian Alonso Carlos" w:date="2026-05-14T13:57:00Z" w16du:dateUtc="2026-05-14T11:57:00Z">
              <w:rPr>
                <w:sz w:val="20"/>
                <w:szCs w:val="20"/>
                <w:lang w:val="en-GB"/>
              </w:rPr>
            </w:rPrChange>
          </w:rPr>
          <w:delText>por</w:delText>
        </w:r>
        <w:r w:rsidR="00B905C1" w:rsidRPr="00FF3429" w:rsidDel="0069458C">
          <w:rPr>
            <w:sz w:val="20"/>
            <w:szCs w:val="20"/>
            <w:lang w:val="en-GB"/>
          </w:rPr>
          <w:delText xml:space="preserve"> </w:delText>
        </w:r>
        <w:r w:rsidRPr="00FF3429" w:rsidDel="0069458C">
          <w:rPr>
            <w:sz w:val="20"/>
            <w:szCs w:val="20"/>
            <w:lang w:val="en-GB"/>
          </w:rPr>
          <w:delText>“</w:delText>
        </w:r>
        <w:r w:rsidR="00B905C1" w:rsidRPr="00FF3429" w:rsidDel="0069458C">
          <w:rPr>
            <w:sz w:val="20"/>
            <w:szCs w:val="20"/>
            <w:lang w:val="en-GB"/>
          </w:rPr>
          <w:delText>significant influence</w:delText>
        </w:r>
        <w:r w:rsidRPr="00FF3429" w:rsidDel="0069458C">
          <w:rPr>
            <w:sz w:val="20"/>
            <w:szCs w:val="20"/>
            <w:lang w:val="en-GB"/>
          </w:rPr>
          <w:delText>”</w:delText>
        </w:r>
      </w:del>
      <w:r w:rsidRPr="00FF3429">
        <w:rPr>
          <w:sz w:val="20"/>
          <w:szCs w:val="20"/>
          <w:lang w:val="en-GB"/>
        </w:rPr>
        <w:t>.</w:t>
      </w:r>
      <w:ins w:id="164" w:author="Sebastian Alonso Carlos" w:date="2026-05-14T13:53:00Z" w16du:dateUtc="2026-05-14T11:53:00Z">
        <w:r w:rsidR="00ED6C30" w:rsidRPr="00ED6C30">
          <w:rPr>
            <w:sz w:val="20"/>
            <w:szCs w:val="20"/>
          </w:rPr>
          <w:t xml:space="preserve"> </w:t>
        </w:r>
      </w:ins>
    </w:p>
    <w:p w14:paraId="11CFBA41" w14:textId="1C80081E" w:rsidR="00B905C1" w:rsidRPr="00D87ED9" w:rsidDel="003F67C1" w:rsidRDefault="00B905C1" w:rsidP="00FF3429">
      <w:pPr>
        <w:pStyle w:val="Prrafodelista"/>
        <w:numPr>
          <w:ilvl w:val="1"/>
          <w:numId w:val="2"/>
        </w:numPr>
        <w:ind w:left="1418" w:hanging="284"/>
        <w:rPr>
          <w:del w:id="165" w:author="Sebastian Alonso Carlos" w:date="2026-05-14T16:16:00Z" w16du:dateUtc="2026-05-14T14:16:00Z"/>
          <w:sz w:val="20"/>
          <w:szCs w:val="20"/>
        </w:rPr>
      </w:pPr>
      <w:del w:id="166" w:author="Sebastian Alonso Carlos" w:date="2026-05-14T16:16:00Z" w16du:dateUtc="2026-05-14T14:16:00Z">
        <w:r w:rsidRPr="00D87ED9" w:rsidDel="003F67C1">
          <w:rPr>
            <w:sz w:val="20"/>
            <w:szCs w:val="20"/>
          </w:rPr>
          <w:delText xml:space="preserve">Añadir en el desplegable antes de </w:delText>
        </w:r>
        <w:r w:rsidRPr="00687085" w:rsidDel="003F67C1">
          <w:rPr>
            <w:sz w:val="20"/>
            <w:szCs w:val="20"/>
            <w:lang w:val="en-GB"/>
            <w:rPrChange w:id="167" w:author="Sebastian Alonso Carlos" w:date="2026-05-14T14:37:00Z" w16du:dateUtc="2026-05-14T12:37:00Z">
              <w:rPr>
                <w:sz w:val="20"/>
                <w:szCs w:val="20"/>
              </w:rPr>
            </w:rPrChange>
          </w:rPr>
          <w:delText>significant influence</w:delText>
        </w:r>
        <w:r w:rsidRPr="00D87ED9" w:rsidDel="003F67C1">
          <w:rPr>
            <w:sz w:val="20"/>
            <w:szCs w:val="20"/>
          </w:rPr>
          <w:delText xml:space="preserve"> otra categoría que se llame </w:delText>
        </w:r>
        <w:r w:rsidR="00807E26" w:rsidRPr="00D87ED9" w:rsidDel="003F67C1">
          <w:rPr>
            <w:sz w:val="20"/>
            <w:szCs w:val="20"/>
          </w:rPr>
          <w:delText>“</w:delText>
        </w:r>
        <w:r w:rsidR="00620C40" w:rsidRPr="00D87ED9" w:rsidDel="003F67C1">
          <w:rPr>
            <w:sz w:val="20"/>
            <w:szCs w:val="20"/>
          </w:rPr>
          <w:delText>C</w:delText>
        </w:r>
        <w:r w:rsidRPr="00D87ED9" w:rsidDel="003F67C1">
          <w:rPr>
            <w:sz w:val="20"/>
            <w:szCs w:val="20"/>
          </w:rPr>
          <w:delText>ontrol or joint control</w:delText>
        </w:r>
        <w:r w:rsidR="00807E26" w:rsidRPr="00D87ED9" w:rsidDel="003F67C1">
          <w:rPr>
            <w:sz w:val="20"/>
            <w:szCs w:val="20"/>
          </w:rPr>
          <w:delText>”.</w:delText>
        </w:r>
      </w:del>
    </w:p>
    <w:p w14:paraId="7FF5D8B8" w14:textId="28EC35DD" w:rsidR="0069458C" w:rsidRPr="0069458C" w:rsidRDefault="00B905C1" w:rsidP="00FF3429">
      <w:pPr>
        <w:pStyle w:val="Prrafodelista"/>
        <w:numPr>
          <w:ilvl w:val="1"/>
          <w:numId w:val="2"/>
        </w:numPr>
        <w:ind w:left="1418" w:hanging="284"/>
        <w:rPr>
          <w:ins w:id="168" w:author="Sebastian Alonso Carlos" w:date="2026-05-14T16:21:00Z" w16du:dateUtc="2026-05-14T14:21:00Z"/>
          <w:sz w:val="20"/>
          <w:szCs w:val="20"/>
          <w:lang w:val="en-GB"/>
          <w:rPrChange w:id="169" w:author="Sebastian Alonso Carlos" w:date="2026-05-14T16:21:00Z" w16du:dateUtc="2026-05-14T14:21:00Z">
            <w:rPr>
              <w:ins w:id="170" w:author="Sebastian Alonso Carlos" w:date="2026-05-14T16:21:00Z" w16du:dateUtc="2026-05-14T14:21:00Z"/>
              <w:sz w:val="20"/>
              <w:szCs w:val="20"/>
            </w:rPr>
          </w:rPrChange>
        </w:rPr>
      </w:pPr>
      <w:del w:id="171" w:author="Sebastian Alonso Carlos" w:date="2026-05-14T16:19:00Z" w16du:dateUtc="2026-05-14T14:19:00Z">
        <w:r w:rsidRPr="00FF3429" w:rsidDel="0069458C">
          <w:rPr>
            <w:sz w:val="20"/>
            <w:szCs w:val="20"/>
            <w:lang w:val="en-GB"/>
          </w:rPr>
          <w:delText xml:space="preserve">Añadir al </w:delText>
        </w:r>
        <w:r w:rsidRPr="00687085" w:rsidDel="0069458C">
          <w:rPr>
            <w:sz w:val="20"/>
            <w:szCs w:val="20"/>
            <w:rPrChange w:id="172" w:author="Sebastian Alonso Carlos" w:date="2026-05-14T14:37:00Z" w16du:dateUtc="2026-05-14T12:37:00Z">
              <w:rPr>
                <w:sz w:val="20"/>
                <w:szCs w:val="20"/>
                <w:lang w:val="en-GB"/>
              </w:rPr>
            </w:rPrChange>
          </w:rPr>
          <w:delText>final como última categoría</w:delText>
        </w:r>
        <w:r w:rsidRPr="00FF3429" w:rsidDel="0069458C">
          <w:rPr>
            <w:sz w:val="20"/>
            <w:szCs w:val="20"/>
            <w:lang w:val="en-GB"/>
          </w:rPr>
          <w:delText xml:space="preserve"> “</w:delText>
        </w:r>
        <w:r w:rsidR="005468A9" w:rsidRPr="00FF3429" w:rsidDel="0069458C">
          <w:rPr>
            <w:sz w:val="20"/>
            <w:szCs w:val="20"/>
            <w:lang w:val="en-GB"/>
          </w:rPr>
          <w:delText>F</w:delText>
        </w:r>
        <w:r w:rsidRPr="00FF3429" w:rsidDel="0069458C">
          <w:rPr>
            <w:sz w:val="20"/>
            <w:szCs w:val="20"/>
            <w:lang w:val="en-GB"/>
          </w:rPr>
          <w:delText>or your benefit or common interests”</w:delText>
        </w:r>
        <w:r w:rsidR="00807E26" w:rsidRPr="00FF3429" w:rsidDel="0069458C">
          <w:rPr>
            <w:sz w:val="20"/>
            <w:szCs w:val="20"/>
            <w:lang w:val="en-GB"/>
          </w:rPr>
          <w:delText>.</w:delText>
        </w:r>
      </w:del>
      <w:ins w:id="173" w:author="Sebastian Alonso Carlos" w:date="2026-05-14T16:20:00Z" w16du:dateUtc="2026-05-14T14:20:00Z">
        <w:r w:rsidR="0069458C">
          <w:rPr>
            <w:sz w:val="20"/>
            <w:szCs w:val="20"/>
            <w:lang w:val="en-GB"/>
          </w:rPr>
          <w:t xml:space="preserve">No </w:t>
        </w:r>
        <w:proofErr w:type="spellStart"/>
        <w:r w:rsidR="0069458C">
          <w:rPr>
            <w:sz w:val="20"/>
            <w:szCs w:val="20"/>
            <w:lang w:val="en-GB"/>
          </w:rPr>
          <w:t>tocar</w:t>
        </w:r>
        <w:proofErr w:type="spellEnd"/>
        <w:r w:rsidR="0069458C">
          <w:rPr>
            <w:sz w:val="20"/>
            <w:szCs w:val="20"/>
            <w:lang w:val="en-GB"/>
          </w:rPr>
          <w:t xml:space="preserve"> e</w:t>
        </w:r>
      </w:ins>
      <w:ins w:id="174" w:author="Sebastian Alonso Carlos" w:date="2026-05-14T13:55:00Z" w16du:dateUtc="2026-05-14T11:55:00Z">
        <w:r w:rsidR="00ED6C30">
          <w:rPr>
            <w:sz w:val="20"/>
            <w:szCs w:val="20"/>
          </w:rPr>
          <w:t xml:space="preserve">l desplegable </w:t>
        </w:r>
      </w:ins>
      <w:proofErr w:type="gramStart"/>
      <w:ins w:id="175" w:author="Sebastian Alonso Carlos" w:date="2026-05-14T16:23:00Z" w16du:dateUtc="2026-05-14T14:23:00Z">
        <w:r w:rsidR="0069458C">
          <w:rPr>
            <w:sz w:val="20"/>
            <w:szCs w:val="20"/>
          </w:rPr>
          <w:t>de</w:t>
        </w:r>
      </w:ins>
      <w:ins w:id="176" w:author="Sebastian Alonso Carlos" w:date="2026-05-14T16:33:00Z" w16du:dateUtc="2026-05-14T14:33:00Z">
        <w:r w:rsidR="00860B56">
          <w:rPr>
            <w:sz w:val="20"/>
            <w:szCs w:val="20"/>
          </w:rPr>
          <w:t>l</w:t>
        </w:r>
      </w:ins>
      <w:ins w:id="177" w:author="Sebastian Alonso Carlos" w:date="2026-05-14T16:23:00Z" w16du:dateUtc="2026-05-14T14:23:00Z">
        <w:r w:rsidR="0069458C">
          <w:rPr>
            <w:sz w:val="20"/>
            <w:szCs w:val="20"/>
          </w:rPr>
          <w:t xml:space="preserve">  “</w:t>
        </w:r>
        <w:proofErr w:type="gramEnd"/>
        <w:r w:rsidR="0069458C" w:rsidRPr="0069458C">
          <w:rPr>
            <w:sz w:val="20"/>
            <w:szCs w:val="20"/>
          </w:rPr>
          <w:t>≥</w:t>
        </w:r>
      </w:ins>
      <w:ins w:id="178" w:author="Sebastian Alonso Carlos" w:date="2026-05-14T13:55:00Z" w16du:dateUtc="2026-05-14T11:55:00Z">
        <w:r w:rsidR="00ED6C30">
          <w:rPr>
            <w:sz w:val="20"/>
            <w:szCs w:val="20"/>
          </w:rPr>
          <w:t>10%</w:t>
        </w:r>
      </w:ins>
      <w:ins w:id="179" w:author="Sebastian Alonso Carlos" w:date="2026-05-14T16:23:00Z" w16du:dateUtc="2026-05-14T14:23:00Z">
        <w:r w:rsidR="0069458C">
          <w:rPr>
            <w:sz w:val="20"/>
            <w:szCs w:val="20"/>
          </w:rPr>
          <w:t>”</w:t>
        </w:r>
      </w:ins>
      <w:ins w:id="180" w:author="Sebastian Alonso Carlos" w:date="2026-05-14T16:20:00Z" w16du:dateUtc="2026-05-14T14:20:00Z">
        <w:r w:rsidR="0069458C">
          <w:rPr>
            <w:sz w:val="20"/>
            <w:szCs w:val="20"/>
          </w:rPr>
          <w:t>,</w:t>
        </w:r>
      </w:ins>
      <w:ins w:id="181" w:author="Sebastian Alonso Carlos" w:date="2026-05-14T13:55:00Z" w16du:dateUtc="2026-05-14T11:55:00Z">
        <w:r w:rsidR="00ED6C30">
          <w:rPr>
            <w:sz w:val="20"/>
            <w:szCs w:val="20"/>
          </w:rPr>
          <w:t xml:space="preserve"> pero el de </w:t>
        </w:r>
      </w:ins>
      <w:ins w:id="182" w:author="Sebastian Alonso Carlos" w:date="2026-05-14T16:23:00Z" w16du:dateUtc="2026-05-14T14:23:00Z">
        <w:r w:rsidR="0069458C">
          <w:rPr>
            <w:sz w:val="20"/>
            <w:szCs w:val="20"/>
          </w:rPr>
          <w:t>“</w:t>
        </w:r>
      </w:ins>
      <w:ins w:id="183" w:author="Sebastian Alonso Carlos" w:date="2026-05-14T16:22:00Z" w16du:dateUtc="2026-05-14T14:22:00Z">
        <w:r w:rsidR="0069458C" w:rsidRPr="0069458C">
          <w:rPr>
            <w:sz w:val="20"/>
            <w:szCs w:val="20"/>
          </w:rPr>
          <w:t xml:space="preserve">&lt; </w:t>
        </w:r>
      </w:ins>
      <w:ins w:id="184" w:author="Sebastian Alonso Carlos" w:date="2026-05-14T13:55:00Z" w16du:dateUtc="2026-05-14T11:55:00Z">
        <w:r w:rsidR="00ED6C30">
          <w:rPr>
            <w:sz w:val="20"/>
            <w:szCs w:val="20"/>
          </w:rPr>
          <w:t>10%</w:t>
        </w:r>
      </w:ins>
      <w:ins w:id="185" w:author="Sebastian Alonso Carlos" w:date="2026-05-14T16:23:00Z" w16du:dateUtc="2026-05-14T14:23:00Z">
        <w:r w:rsidR="0069458C" w:rsidRPr="0069458C">
          <w:t xml:space="preserve"> </w:t>
        </w:r>
        <w:proofErr w:type="spellStart"/>
        <w:r w:rsidR="0069458C" w:rsidRPr="0069458C">
          <w:rPr>
            <w:sz w:val="20"/>
            <w:szCs w:val="20"/>
          </w:rPr>
          <w:t>or</w:t>
        </w:r>
        <w:proofErr w:type="spellEnd"/>
        <w:r w:rsidR="0069458C" w:rsidRPr="0069458C">
          <w:rPr>
            <w:sz w:val="20"/>
            <w:szCs w:val="20"/>
          </w:rPr>
          <w:t xml:space="preserve"> no </w:t>
        </w:r>
        <w:proofErr w:type="spellStart"/>
        <w:r w:rsidR="0069458C" w:rsidRPr="0069458C">
          <w:rPr>
            <w:sz w:val="20"/>
            <w:szCs w:val="20"/>
          </w:rPr>
          <w:t>participation</w:t>
        </w:r>
      </w:ins>
      <w:proofErr w:type="spellEnd"/>
      <w:ins w:id="186" w:author="Sebastian Alonso Carlos" w:date="2026-05-14T16:24:00Z" w16du:dateUtc="2026-05-14T14:24:00Z">
        <w:r w:rsidR="0069458C">
          <w:rPr>
            <w:sz w:val="20"/>
            <w:szCs w:val="20"/>
          </w:rPr>
          <w:t>” sustituirlo</w:t>
        </w:r>
      </w:ins>
      <w:ins w:id="187" w:author="Sebastian Alonso Carlos" w:date="2026-05-14T13:56:00Z" w16du:dateUtc="2026-05-14T11:56:00Z">
        <w:r w:rsidR="00ED6C30">
          <w:rPr>
            <w:sz w:val="20"/>
            <w:szCs w:val="20"/>
          </w:rPr>
          <w:t xml:space="preserve"> por </w:t>
        </w:r>
      </w:ins>
      <w:ins w:id="188" w:author="Sebastian Alonso Carlos" w:date="2026-05-14T16:24:00Z" w16du:dateUtc="2026-05-14T14:24:00Z">
        <w:r w:rsidR="0069458C">
          <w:rPr>
            <w:sz w:val="20"/>
            <w:szCs w:val="20"/>
          </w:rPr>
          <w:t>“</w:t>
        </w:r>
      </w:ins>
      <w:ins w:id="189" w:author="Sebastian Alonso Carlos" w:date="2026-05-14T16:29:00Z">
        <w:r w:rsidR="00860B56" w:rsidRPr="00860B56">
          <w:rPr>
            <w:sz w:val="20"/>
            <w:szCs w:val="20"/>
          </w:rPr>
          <w:t xml:space="preserve">From 1% </w:t>
        </w:r>
        <w:proofErr w:type="spellStart"/>
        <w:r w:rsidR="00860B56" w:rsidRPr="00860B56">
          <w:rPr>
            <w:sz w:val="20"/>
            <w:szCs w:val="20"/>
          </w:rPr>
          <w:t>to</w:t>
        </w:r>
        <w:proofErr w:type="spellEnd"/>
        <w:r w:rsidR="00860B56" w:rsidRPr="00860B56">
          <w:rPr>
            <w:sz w:val="20"/>
            <w:szCs w:val="20"/>
          </w:rPr>
          <w:t xml:space="preserve"> 9.99%</w:t>
        </w:r>
      </w:ins>
      <w:ins w:id="190" w:author="Sebastian Alonso Carlos" w:date="2026-05-14T16:29:00Z" w16du:dateUtc="2026-05-14T14:29:00Z">
        <w:r w:rsidR="00860B56">
          <w:rPr>
            <w:sz w:val="20"/>
            <w:szCs w:val="20"/>
          </w:rPr>
          <w:t>”</w:t>
        </w:r>
      </w:ins>
    </w:p>
    <w:p w14:paraId="567B9B6E" w14:textId="6D5FA94A" w:rsidR="00ED6C30" w:rsidRPr="00ED6C30" w:rsidRDefault="00ED6C30" w:rsidP="00FF3429">
      <w:pPr>
        <w:pStyle w:val="Prrafodelista"/>
        <w:numPr>
          <w:ilvl w:val="1"/>
          <w:numId w:val="2"/>
        </w:numPr>
        <w:ind w:left="1418" w:hanging="284"/>
        <w:rPr>
          <w:ins w:id="191" w:author="Sebastian Alonso Carlos" w:date="2026-05-14T13:56:00Z" w16du:dateUtc="2026-05-14T11:56:00Z"/>
          <w:sz w:val="20"/>
          <w:szCs w:val="20"/>
          <w:lang w:val="en-GB"/>
          <w:rPrChange w:id="192" w:author="Sebastian Alonso Carlos" w:date="2026-05-14T13:56:00Z" w16du:dateUtc="2026-05-14T11:56:00Z">
            <w:rPr>
              <w:ins w:id="193" w:author="Sebastian Alonso Carlos" w:date="2026-05-14T13:56:00Z" w16du:dateUtc="2026-05-14T11:56:00Z"/>
              <w:sz w:val="20"/>
              <w:szCs w:val="20"/>
            </w:rPr>
          </w:rPrChange>
        </w:rPr>
      </w:pPr>
      <w:ins w:id="194" w:author="Sebastian Alonso Carlos" w:date="2026-05-14T13:58:00Z" w16du:dateUtc="2026-05-14T11:58:00Z">
        <w:r>
          <w:rPr>
            <w:sz w:val="20"/>
            <w:szCs w:val="20"/>
          </w:rPr>
          <w:t xml:space="preserve">En el caso de </w:t>
        </w:r>
        <w:r w:rsidRPr="00ED6C30">
          <w:rPr>
            <w:sz w:val="20"/>
            <w:szCs w:val="20"/>
            <w:lang w:val="en-GB"/>
            <w:rPrChange w:id="195" w:author="Sebastian Alonso Carlos" w:date="2026-05-14T13:59:00Z" w16du:dateUtc="2026-05-14T11:59:00Z">
              <w:rPr>
                <w:sz w:val="20"/>
                <w:szCs w:val="20"/>
              </w:rPr>
            </w:rPrChange>
          </w:rPr>
          <w:t>Listed</w:t>
        </w:r>
        <w:r>
          <w:rPr>
            <w:sz w:val="20"/>
            <w:szCs w:val="20"/>
          </w:rPr>
          <w:t xml:space="preserve"> </w:t>
        </w:r>
      </w:ins>
      <w:ins w:id="196" w:author="Sebastian Alonso Carlos" w:date="2026-05-14T16:27:00Z" w16du:dateUtc="2026-05-14T14:27:00Z">
        <w:r w:rsidR="0069458C">
          <w:rPr>
            <w:sz w:val="20"/>
            <w:szCs w:val="20"/>
          </w:rPr>
          <w:t>no tocar “</w:t>
        </w:r>
        <w:r w:rsidR="0069458C" w:rsidRPr="0069458C">
          <w:rPr>
            <w:sz w:val="20"/>
            <w:szCs w:val="20"/>
          </w:rPr>
          <w:t>≥</w:t>
        </w:r>
        <w:r w:rsidR="0069458C">
          <w:rPr>
            <w:sz w:val="20"/>
            <w:szCs w:val="20"/>
          </w:rPr>
          <w:t>5%”, pero el de “</w:t>
        </w:r>
        <w:r w:rsidR="0069458C" w:rsidRPr="0069458C">
          <w:rPr>
            <w:sz w:val="20"/>
            <w:szCs w:val="20"/>
          </w:rPr>
          <w:t xml:space="preserve">&lt; </w:t>
        </w:r>
      </w:ins>
      <w:ins w:id="197" w:author="Sebastian Alonso Carlos" w:date="2026-05-14T16:28:00Z" w16du:dateUtc="2026-05-14T14:28:00Z">
        <w:r w:rsidR="0069458C">
          <w:rPr>
            <w:sz w:val="20"/>
            <w:szCs w:val="20"/>
          </w:rPr>
          <w:t>5</w:t>
        </w:r>
      </w:ins>
      <w:ins w:id="198" w:author="Sebastian Alonso Carlos" w:date="2026-05-14T16:27:00Z" w16du:dateUtc="2026-05-14T14:27:00Z">
        <w:r w:rsidR="0069458C">
          <w:rPr>
            <w:sz w:val="20"/>
            <w:szCs w:val="20"/>
          </w:rPr>
          <w:t>%</w:t>
        </w:r>
        <w:r w:rsidR="0069458C" w:rsidRPr="0069458C">
          <w:t xml:space="preserve"> </w:t>
        </w:r>
        <w:proofErr w:type="spellStart"/>
        <w:r w:rsidR="0069458C" w:rsidRPr="0069458C">
          <w:rPr>
            <w:sz w:val="20"/>
            <w:szCs w:val="20"/>
          </w:rPr>
          <w:t>or</w:t>
        </w:r>
        <w:proofErr w:type="spellEnd"/>
        <w:r w:rsidR="0069458C" w:rsidRPr="0069458C">
          <w:rPr>
            <w:sz w:val="20"/>
            <w:szCs w:val="20"/>
          </w:rPr>
          <w:t xml:space="preserve"> no </w:t>
        </w:r>
        <w:proofErr w:type="spellStart"/>
        <w:r w:rsidR="0069458C" w:rsidRPr="0069458C">
          <w:rPr>
            <w:sz w:val="20"/>
            <w:szCs w:val="20"/>
          </w:rPr>
          <w:t>participation</w:t>
        </w:r>
        <w:proofErr w:type="spellEnd"/>
        <w:r w:rsidR="0069458C">
          <w:rPr>
            <w:sz w:val="20"/>
            <w:szCs w:val="20"/>
          </w:rPr>
          <w:t xml:space="preserve">” sustituirlo por </w:t>
        </w:r>
      </w:ins>
      <w:ins w:id="199" w:author="Sebastian Alonso Carlos" w:date="2026-05-14T16:35:00Z" w16du:dateUtc="2026-05-14T14:35:00Z">
        <w:r w:rsidR="00860B56">
          <w:rPr>
            <w:sz w:val="20"/>
            <w:szCs w:val="20"/>
          </w:rPr>
          <w:t>“</w:t>
        </w:r>
      </w:ins>
      <w:ins w:id="200" w:author="Sebastian Alonso Carlos" w:date="2026-05-14T16:30:00Z" w16du:dateUtc="2026-05-14T14:30:00Z">
        <w:r w:rsidR="00860B56" w:rsidRPr="00860B56">
          <w:rPr>
            <w:sz w:val="20"/>
            <w:szCs w:val="20"/>
          </w:rPr>
          <w:t xml:space="preserve">From 1% </w:t>
        </w:r>
        <w:proofErr w:type="spellStart"/>
        <w:r w:rsidR="00860B56" w:rsidRPr="00860B56">
          <w:rPr>
            <w:sz w:val="20"/>
            <w:szCs w:val="20"/>
          </w:rPr>
          <w:t>to</w:t>
        </w:r>
        <w:proofErr w:type="spellEnd"/>
        <w:r w:rsidR="00860B56" w:rsidRPr="00860B56">
          <w:rPr>
            <w:sz w:val="20"/>
            <w:szCs w:val="20"/>
          </w:rPr>
          <w:t xml:space="preserve"> </w:t>
        </w:r>
        <w:r w:rsidR="00860B56">
          <w:rPr>
            <w:sz w:val="20"/>
            <w:szCs w:val="20"/>
          </w:rPr>
          <w:t>4</w:t>
        </w:r>
        <w:r w:rsidR="00860B56" w:rsidRPr="00860B56">
          <w:rPr>
            <w:sz w:val="20"/>
            <w:szCs w:val="20"/>
          </w:rPr>
          <w:t>.99%</w:t>
        </w:r>
        <w:r w:rsidR="00860B56">
          <w:rPr>
            <w:sz w:val="20"/>
            <w:szCs w:val="20"/>
          </w:rPr>
          <w:t>”</w:t>
        </w:r>
      </w:ins>
      <w:ins w:id="201" w:author="Sebastian Alonso Carlos" w:date="2026-05-14T13:59:00Z" w16du:dateUtc="2026-05-14T11:59:00Z">
        <w:r>
          <w:rPr>
            <w:sz w:val="20"/>
            <w:szCs w:val="20"/>
          </w:rPr>
          <w:t>.</w:t>
        </w:r>
      </w:ins>
    </w:p>
    <w:p w14:paraId="212FC306" w14:textId="67AA169B" w:rsidR="00ED6C30" w:rsidRPr="00860B56" w:rsidRDefault="00ED6C30" w:rsidP="00FF3429">
      <w:pPr>
        <w:pStyle w:val="Prrafodelista"/>
        <w:numPr>
          <w:ilvl w:val="1"/>
          <w:numId w:val="2"/>
        </w:numPr>
        <w:ind w:left="1418" w:hanging="284"/>
        <w:rPr>
          <w:ins w:id="202" w:author="Sebastian Alonso Carlos" w:date="2026-05-14T16:32:00Z" w16du:dateUtc="2026-05-14T14:32:00Z"/>
          <w:sz w:val="20"/>
          <w:szCs w:val="20"/>
          <w:lang w:val="en-GB"/>
          <w:rPrChange w:id="203" w:author="Sebastian Alonso Carlos" w:date="2026-05-14T16:32:00Z" w16du:dateUtc="2026-05-14T14:32:00Z">
            <w:rPr>
              <w:ins w:id="204" w:author="Sebastian Alonso Carlos" w:date="2026-05-14T16:32:00Z" w16du:dateUtc="2026-05-14T14:32:00Z"/>
              <w:sz w:val="20"/>
              <w:szCs w:val="20"/>
            </w:rPr>
          </w:rPrChange>
        </w:rPr>
      </w:pPr>
      <w:ins w:id="205" w:author="Sebastian Alonso Carlos" w:date="2026-05-14T13:56:00Z" w16du:dateUtc="2026-05-14T11:56:00Z">
        <w:r>
          <w:rPr>
            <w:sz w:val="20"/>
            <w:szCs w:val="20"/>
          </w:rPr>
          <w:t xml:space="preserve">Añadir nuevo porcentaje </w:t>
        </w:r>
      </w:ins>
      <w:ins w:id="206" w:author="Sebastian Alonso Carlos" w:date="2026-05-14T16:26:00Z" w16du:dateUtc="2026-05-14T14:26:00Z">
        <w:r w:rsidR="0069458C">
          <w:rPr>
            <w:sz w:val="20"/>
            <w:szCs w:val="20"/>
          </w:rPr>
          <w:t>en</w:t>
        </w:r>
      </w:ins>
      <w:ins w:id="207" w:author="Sebastian Alonso Carlos" w:date="2026-05-14T16:30:00Z" w16du:dateUtc="2026-05-14T14:30:00Z">
        <w:r w:rsidR="00860B56">
          <w:rPr>
            <w:sz w:val="20"/>
            <w:szCs w:val="20"/>
          </w:rPr>
          <w:t xml:space="preserve"> </w:t>
        </w:r>
      </w:ins>
      <w:ins w:id="208" w:author="Sebastian Alonso Carlos" w:date="2026-05-14T16:26:00Z" w16du:dateUtc="2026-05-14T14:26:00Z">
        <w:r w:rsidR="0069458C">
          <w:rPr>
            <w:sz w:val="20"/>
            <w:szCs w:val="20"/>
          </w:rPr>
          <w:t xml:space="preserve">todas las </w:t>
        </w:r>
      </w:ins>
      <w:ins w:id="209" w:author="Sebastian Alonso Carlos" w:date="2026-05-14T16:27:00Z" w16du:dateUtc="2026-05-14T14:27:00Z">
        <w:r w:rsidR="0069458C">
          <w:rPr>
            <w:sz w:val="20"/>
            <w:szCs w:val="20"/>
          </w:rPr>
          <w:t xml:space="preserve">opciones de compañías </w:t>
        </w:r>
      </w:ins>
      <w:ins w:id="210" w:author="Sebastian Alonso Carlos" w:date="2026-05-14T16:35:00Z" w16du:dateUtc="2026-05-14T14:35:00Z">
        <w:r w:rsidR="00860B56">
          <w:rPr>
            <w:sz w:val="20"/>
            <w:szCs w:val="20"/>
          </w:rPr>
          <w:t>con el</w:t>
        </w:r>
      </w:ins>
      <w:ins w:id="211" w:author="Sebastian Alonso Carlos" w:date="2026-05-14T16:27:00Z" w16du:dateUtc="2026-05-14T14:27:00Z">
        <w:r w:rsidR="0069458C">
          <w:rPr>
            <w:sz w:val="20"/>
            <w:szCs w:val="20"/>
          </w:rPr>
          <w:t xml:space="preserve"> siguiente</w:t>
        </w:r>
      </w:ins>
      <w:ins w:id="212" w:author="Sebastian Alonso Carlos" w:date="2026-05-14T16:35:00Z" w16du:dateUtc="2026-05-14T14:35:00Z">
        <w:r w:rsidR="00860B56">
          <w:rPr>
            <w:sz w:val="20"/>
            <w:szCs w:val="20"/>
          </w:rPr>
          <w:t xml:space="preserve"> texto</w:t>
        </w:r>
      </w:ins>
      <w:ins w:id="213" w:author="Sebastian Alonso Carlos" w:date="2026-05-14T16:27:00Z" w16du:dateUtc="2026-05-14T14:27:00Z">
        <w:r w:rsidR="0069458C">
          <w:rPr>
            <w:sz w:val="20"/>
            <w:szCs w:val="20"/>
          </w:rPr>
          <w:t xml:space="preserve">: </w:t>
        </w:r>
      </w:ins>
      <w:ins w:id="214" w:author="Sebastian Alonso Carlos" w:date="2026-05-14T16:32:00Z" w16du:dateUtc="2026-05-14T14:32:00Z">
        <w:r w:rsidR="00860B56">
          <w:rPr>
            <w:sz w:val="20"/>
            <w:szCs w:val="20"/>
          </w:rPr>
          <w:t>“</w:t>
        </w:r>
      </w:ins>
      <w:ins w:id="215" w:author="Sebastian Alonso Carlos" w:date="2026-05-14T16:34:00Z" w16du:dateUtc="2026-05-14T14:34:00Z">
        <w:r w:rsidR="00860B56" w:rsidRPr="0069458C">
          <w:rPr>
            <w:sz w:val="20"/>
            <w:szCs w:val="20"/>
          </w:rPr>
          <w:t>&lt;</w:t>
        </w:r>
      </w:ins>
      <w:ins w:id="216" w:author="Sebastian Alonso Carlos" w:date="2026-05-14T16:32:00Z">
        <w:r w:rsidR="00860B56" w:rsidRPr="00860B56">
          <w:rPr>
            <w:sz w:val="20"/>
            <w:szCs w:val="20"/>
          </w:rPr>
          <w:t xml:space="preserve">1% </w:t>
        </w:r>
        <w:proofErr w:type="spellStart"/>
        <w:r w:rsidR="00860B56" w:rsidRPr="00860B56">
          <w:rPr>
            <w:sz w:val="20"/>
            <w:szCs w:val="20"/>
          </w:rPr>
          <w:t>or</w:t>
        </w:r>
        <w:proofErr w:type="spellEnd"/>
        <w:r w:rsidR="00860B56" w:rsidRPr="00860B56">
          <w:rPr>
            <w:sz w:val="20"/>
            <w:szCs w:val="20"/>
          </w:rPr>
          <w:t xml:space="preserve"> no </w:t>
        </w:r>
        <w:proofErr w:type="spellStart"/>
        <w:r w:rsidR="00860B56" w:rsidRPr="00860B56">
          <w:rPr>
            <w:sz w:val="20"/>
            <w:szCs w:val="20"/>
          </w:rPr>
          <w:t>ownership</w:t>
        </w:r>
        <w:proofErr w:type="spellEnd"/>
        <w:r w:rsidR="00860B56" w:rsidRPr="00860B56">
          <w:rPr>
            <w:sz w:val="20"/>
            <w:szCs w:val="20"/>
          </w:rPr>
          <w:t xml:space="preserve"> </w:t>
        </w:r>
        <w:proofErr w:type="spellStart"/>
        <w:r w:rsidR="00860B56" w:rsidRPr="00860B56">
          <w:rPr>
            <w:sz w:val="20"/>
            <w:szCs w:val="20"/>
          </w:rPr>
          <w:t>interest</w:t>
        </w:r>
      </w:ins>
      <w:proofErr w:type="spellEnd"/>
      <w:ins w:id="217" w:author="Sebastian Alonso Carlos" w:date="2026-05-14T16:31:00Z" w16du:dateUtc="2026-05-14T14:31:00Z">
        <w:r w:rsidR="00860B56">
          <w:rPr>
            <w:sz w:val="20"/>
            <w:szCs w:val="20"/>
          </w:rPr>
          <w:t>”</w:t>
        </w:r>
      </w:ins>
    </w:p>
    <w:p w14:paraId="13B422CC" w14:textId="77777777" w:rsidR="00860B56" w:rsidRPr="003F67C1" w:rsidRDefault="00860B56">
      <w:pPr>
        <w:pStyle w:val="Prrafodelista"/>
        <w:ind w:left="1418"/>
        <w:rPr>
          <w:ins w:id="218" w:author="Sebastian Alonso Carlos" w:date="2026-05-14T16:13:00Z" w16du:dateUtc="2026-05-14T14:13:00Z"/>
          <w:sz w:val="20"/>
          <w:szCs w:val="20"/>
          <w:lang w:val="en-GB"/>
          <w:rPrChange w:id="219" w:author="Sebastian Alonso Carlos" w:date="2026-05-14T16:13:00Z" w16du:dateUtc="2026-05-14T14:13:00Z">
            <w:rPr>
              <w:ins w:id="220" w:author="Sebastian Alonso Carlos" w:date="2026-05-14T16:13:00Z" w16du:dateUtc="2026-05-14T14:13:00Z"/>
              <w:sz w:val="20"/>
              <w:szCs w:val="20"/>
            </w:rPr>
          </w:rPrChange>
        </w:rPr>
        <w:pPrChange w:id="221" w:author="Sebastian Alonso Carlos" w:date="2026-05-14T16:32:00Z" w16du:dateUtc="2026-05-14T14:32:00Z">
          <w:pPr>
            <w:pStyle w:val="Prrafodelista"/>
            <w:numPr>
              <w:ilvl w:val="1"/>
              <w:numId w:val="2"/>
            </w:numPr>
            <w:ind w:left="1418" w:hanging="284"/>
          </w:pPr>
        </w:pPrChange>
      </w:pPr>
    </w:p>
    <w:p w14:paraId="51A54A8B" w14:textId="3CC43AD5" w:rsidR="003F67C1" w:rsidRDefault="003F67C1" w:rsidP="003F67C1">
      <w:pPr>
        <w:pStyle w:val="Prrafodelista"/>
        <w:numPr>
          <w:ilvl w:val="0"/>
          <w:numId w:val="2"/>
        </w:numPr>
        <w:ind w:left="1134" w:hanging="425"/>
        <w:rPr>
          <w:ins w:id="222" w:author="Sebastian Alonso Carlos" w:date="2026-05-14T16:15:00Z" w16du:dateUtc="2026-05-14T14:15:00Z"/>
          <w:sz w:val="20"/>
          <w:szCs w:val="20"/>
          <w:lang w:val="en-GB"/>
        </w:rPr>
      </w:pPr>
      <w:ins w:id="223" w:author="Sebastian Alonso Carlos" w:date="2026-05-14T16:15:00Z" w16du:dateUtc="2026-05-14T14:15:00Z">
        <w:r>
          <w:rPr>
            <w:sz w:val="20"/>
            <w:szCs w:val="20"/>
            <w:lang w:val="en-GB"/>
          </w:rPr>
          <w:t xml:space="preserve">Crear </w:t>
        </w:r>
        <w:proofErr w:type="spellStart"/>
        <w:r>
          <w:rPr>
            <w:sz w:val="20"/>
            <w:szCs w:val="20"/>
            <w:lang w:val="en-GB"/>
          </w:rPr>
          <w:t>nuevos</w:t>
        </w:r>
        <w:proofErr w:type="spellEnd"/>
        <w:r>
          <w:rPr>
            <w:sz w:val="20"/>
            <w:szCs w:val="20"/>
            <w:lang w:val="en-GB"/>
          </w:rPr>
          <w:t xml:space="preserve"> campos de </w:t>
        </w:r>
        <w:proofErr w:type="spellStart"/>
        <w:r>
          <w:rPr>
            <w:sz w:val="20"/>
            <w:szCs w:val="20"/>
            <w:lang w:val="en-GB"/>
          </w:rPr>
          <w:t>respueta</w:t>
        </w:r>
        <w:proofErr w:type="spellEnd"/>
        <w:r>
          <w:rPr>
            <w:sz w:val="20"/>
            <w:szCs w:val="20"/>
            <w:lang w:val="en-GB"/>
          </w:rPr>
          <w:t xml:space="preserve"> yes/no</w:t>
        </w:r>
      </w:ins>
    </w:p>
    <w:p w14:paraId="2185B9B6" w14:textId="20D3EDF0" w:rsidR="003F67C1" w:rsidRPr="003F67C1" w:rsidRDefault="003F67C1" w:rsidP="003F67C1">
      <w:pPr>
        <w:pStyle w:val="Prrafodelista"/>
        <w:numPr>
          <w:ilvl w:val="1"/>
          <w:numId w:val="2"/>
        </w:numPr>
        <w:rPr>
          <w:ins w:id="224" w:author="Sebastian Alonso Carlos" w:date="2026-05-14T16:16:00Z" w16du:dateUtc="2026-05-14T14:16:00Z"/>
          <w:sz w:val="20"/>
          <w:szCs w:val="20"/>
          <w:lang w:val="en-GB"/>
        </w:rPr>
      </w:pPr>
      <w:ins w:id="225" w:author="Sebastian Alonso Carlos" w:date="2026-05-14T16:16:00Z" w16du:dateUtc="2026-05-14T14:16:00Z">
        <w:r w:rsidRPr="003F67C1">
          <w:rPr>
            <w:sz w:val="20"/>
            <w:szCs w:val="20"/>
          </w:rPr>
          <w:t xml:space="preserve">Control </w:t>
        </w:r>
        <w:proofErr w:type="spellStart"/>
        <w:r w:rsidRPr="003F67C1">
          <w:rPr>
            <w:sz w:val="20"/>
            <w:szCs w:val="20"/>
          </w:rPr>
          <w:t>or</w:t>
        </w:r>
        <w:proofErr w:type="spellEnd"/>
        <w:r w:rsidRPr="003F67C1">
          <w:rPr>
            <w:sz w:val="20"/>
            <w:szCs w:val="20"/>
          </w:rPr>
          <w:t xml:space="preserve"> </w:t>
        </w:r>
        <w:proofErr w:type="spellStart"/>
        <w:r w:rsidRPr="003F67C1">
          <w:rPr>
            <w:sz w:val="20"/>
            <w:szCs w:val="20"/>
          </w:rPr>
          <w:t>joint</w:t>
        </w:r>
        <w:proofErr w:type="spellEnd"/>
        <w:r w:rsidRPr="003F67C1">
          <w:rPr>
            <w:sz w:val="20"/>
            <w:szCs w:val="20"/>
          </w:rPr>
          <w:t xml:space="preserve"> control </w:t>
        </w:r>
        <w:proofErr w:type="spellStart"/>
        <w:r w:rsidRPr="003F67C1">
          <w:rPr>
            <w:sz w:val="20"/>
            <w:szCs w:val="20"/>
          </w:rPr>
          <w:t>or</w:t>
        </w:r>
        <w:proofErr w:type="spellEnd"/>
        <w:r>
          <w:rPr>
            <w:sz w:val="20"/>
            <w:szCs w:val="20"/>
          </w:rPr>
          <w:t xml:space="preserve"> s</w:t>
        </w:r>
        <w:proofErr w:type="spellStart"/>
        <w:r w:rsidRPr="003F67C1">
          <w:rPr>
            <w:sz w:val="20"/>
            <w:szCs w:val="20"/>
            <w:lang w:val="en-GB"/>
          </w:rPr>
          <w:t>ignificant</w:t>
        </w:r>
        <w:proofErr w:type="spellEnd"/>
        <w:r w:rsidRPr="003F67C1">
          <w:rPr>
            <w:sz w:val="20"/>
            <w:szCs w:val="20"/>
            <w:lang w:val="en-GB"/>
          </w:rPr>
          <w:t xml:space="preserve"> influence</w:t>
        </w:r>
      </w:ins>
    </w:p>
    <w:p w14:paraId="104BD932" w14:textId="39FE449C" w:rsidR="003F67C1" w:rsidRDefault="003F67C1" w:rsidP="003F67C1">
      <w:pPr>
        <w:pStyle w:val="Prrafodelista"/>
        <w:numPr>
          <w:ilvl w:val="1"/>
          <w:numId w:val="2"/>
        </w:numPr>
        <w:rPr>
          <w:ins w:id="226" w:author="Sebastian Alonso Carlos" w:date="2026-05-14T16:19:00Z" w16du:dateUtc="2026-05-14T14:19:00Z"/>
          <w:sz w:val="20"/>
          <w:szCs w:val="20"/>
          <w:lang w:val="en-GB"/>
        </w:rPr>
      </w:pPr>
      <w:ins w:id="227" w:author="Sebastian Alonso Carlos" w:date="2026-05-14T16:18:00Z" w16du:dateUtc="2026-05-14T14:18:00Z">
        <w:r>
          <w:rPr>
            <w:sz w:val="20"/>
            <w:szCs w:val="20"/>
            <w:lang w:val="en-GB"/>
          </w:rPr>
          <w:t>Established f</w:t>
        </w:r>
      </w:ins>
      <w:ins w:id="228" w:author="Sebastian Alonso Carlos" w:date="2026-05-14T16:17:00Z" w16du:dateUtc="2026-05-14T14:17:00Z">
        <w:r w:rsidRPr="00FF3429">
          <w:rPr>
            <w:sz w:val="20"/>
            <w:szCs w:val="20"/>
            <w:lang w:val="en-GB"/>
          </w:rPr>
          <w:t xml:space="preserve">or </w:t>
        </w:r>
      </w:ins>
      <w:ins w:id="229" w:author="Sebastian Alonso Carlos" w:date="2026-05-14T16:18:00Z" w16du:dateUtc="2026-05-14T14:18:00Z">
        <w:r>
          <w:rPr>
            <w:sz w:val="20"/>
            <w:szCs w:val="20"/>
            <w:lang w:val="en-GB"/>
          </w:rPr>
          <w:t>his/her</w:t>
        </w:r>
      </w:ins>
      <w:ins w:id="230" w:author="Sebastian Alonso Carlos" w:date="2026-05-14T16:17:00Z" w16du:dateUtc="2026-05-14T14:17:00Z">
        <w:r w:rsidRPr="00FF3429">
          <w:rPr>
            <w:sz w:val="20"/>
            <w:szCs w:val="20"/>
            <w:lang w:val="en-GB"/>
          </w:rPr>
          <w:t xml:space="preserve"> benefit</w:t>
        </w:r>
      </w:ins>
      <w:ins w:id="231" w:author="Sebastian Alonso Carlos" w:date="2026-05-14T16:18:00Z" w16du:dateUtc="2026-05-14T14:18:00Z">
        <w:r>
          <w:rPr>
            <w:sz w:val="20"/>
            <w:szCs w:val="20"/>
            <w:lang w:val="en-GB"/>
          </w:rPr>
          <w:t xml:space="preserve"> / </w:t>
        </w:r>
      </w:ins>
      <w:ins w:id="232" w:author="Sebastian Alonso Carlos" w:date="2026-05-14T16:17:00Z" w16du:dateUtc="2026-05-14T14:17:00Z">
        <w:r w:rsidRPr="00FF3429">
          <w:rPr>
            <w:sz w:val="20"/>
            <w:szCs w:val="20"/>
            <w:lang w:val="en-GB"/>
          </w:rPr>
          <w:t>common interests</w:t>
        </w:r>
      </w:ins>
    </w:p>
    <w:p w14:paraId="5C6E6952" w14:textId="1A3B11AA" w:rsidR="0069458C" w:rsidRPr="00FF3429" w:rsidRDefault="0069458C">
      <w:pPr>
        <w:pStyle w:val="Prrafodelista"/>
        <w:numPr>
          <w:ilvl w:val="1"/>
          <w:numId w:val="2"/>
        </w:numPr>
        <w:rPr>
          <w:sz w:val="20"/>
          <w:szCs w:val="20"/>
          <w:lang w:val="en-GB"/>
        </w:rPr>
        <w:pPrChange w:id="233" w:author="Sebastian Alonso Carlos" w:date="2026-05-14T16:15:00Z" w16du:dateUtc="2026-05-14T14:15:00Z">
          <w:pPr>
            <w:pStyle w:val="Prrafodelista"/>
            <w:numPr>
              <w:ilvl w:val="1"/>
              <w:numId w:val="2"/>
            </w:numPr>
            <w:ind w:left="1418" w:hanging="284"/>
          </w:pPr>
        </w:pPrChange>
      </w:pPr>
      <w:ins w:id="234" w:author="Sebastian Alonso Carlos" w:date="2026-05-14T16:19:00Z" w16du:dateUtc="2026-05-14T14:19:00Z">
        <w:r>
          <w:rPr>
            <w:sz w:val="20"/>
            <w:szCs w:val="20"/>
            <w:lang w:val="en-GB"/>
          </w:rPr>
          <w:t>Conflict of interests</w:t>
        </w:r>
      </w:ins>
    </w:p>
    <w:p w14:paraId="784CBA8E" w14:textId="77777777" w:rsidR="00B905C1" w:rsidRPr="00B506B8" w:rsidRDefault="00B905C1" w:rsidP="00483AF9">
      <w:pPr>
        <w:rPr>
          <w:b/>
          <w:bCs/>
          <w:sz w:val="20"/>
          <w:szCs w:val="20"/>
        </w:rPr>
      </w:pPr>
    </w:p>
    <w:p w14:paraId="4AA69E74" w14:textId="569496C2" w:rsidR="00BB5E65" w:rsidRDefault="00BB5E65" w:rsidP="00BB5E65">
      <w:pPr>
        <w:jc w:val="center"/>
        <w:rPr>
          <w:b/>
          <w:bCs/>
          <w:sz w:val="32"/>
          <w:szCs w:val="32"/>
        </w:rPr>
      </w:pPr>
      <w:r w:rsidRPr="00BB5E65">
        <w:rPr>
          <w:b/>
          <w:bCs/>
          <w:noProof/>
          <w:sz w:val="32"/>
          <w:szCs w:val="32"/>
        </w:rPr>
        <w:drawing>
          <wp:inline distT="0" distB="0" distL="0" distR="0" wp14:anchorId="1D686D2A" wp14:editId="02A0FFBD">
            <wp:extent cx="5711125" cy="2271681"/>
            <wp:effectExtent l="0" t="0" r="4445" b="0"/>
            <wp:docPr id="1624497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97836" name=""/>
                    <pic:cNvPicPr/>
                  </pic:nvPicPr>
                  <pic:blipFill>
                    <a:blip r:embed="rId16"/>
                    <a:stretch>
                      <a:fillRect/>
                    </a:stretch>
                  </pic:blipFill>
                  <pic:spPr>
                    <a:xfrm>
                      <a:off x="0" y="0"/>
                      <a:ext cx="5726842" cy="2277933"/>
                    </a:xfrm>
                    <a:prstGeom prst="rect">
                      <a:avLst/>
                    </a:prstGeom>
                  </pic:spPr>
                </pic:pic>
              </a:graphicData>
            </a:graphic>
          </wp:inline>
        </w:drawing>
      </w:r>
    </w:p>
    <w:p w14:paraId="5DE6D4F9" w14:textId="0BEC9A44" w:rsidR="00B905C1" w:rsidRPr="00D87ED9" w:rsidRDefault="003468F5" w:rsidP="00944348">
      <w:pPr>
        <w:ind w:firstLine="708"/>
        <w:rPr>
          <w:sz w:val="20"/>
          <w:szCs w:val="20"/>
          <w:lang w:val="en-US"/>
        </w:rPr>
      </w:pPr>
      <w:r w:rsidRPr="00D87ED9">
        <w:rPr>
          <w:sz w:val="20"/>
          <w:szCs w:val="20"/>
          <w:lang w:val="en-US"/>
        </w:rPr>
        <w:t xml:space="preserve">Ventana </w:t>
      </w:r>
      <w:proofErr w:type="spellStart"/>
      <w:r w:rsidR="007D290F" w:rsidRPr="00D87ED9">
        <w:rPr>
          <w:sz w:val="20"/>
          <w:szCs w:val="20"/>
          <w:lang w:val="en-US"/>
        </w:rPr>
        <w:t>emergente</w:t>
      </w:r>
      <w:proofErr w:type="spellEnd"/>
      <w:r w:rsidR="007D290F" w:rsidRPr="00D87ED9">
        <w:rPr>
          <w:sz w:val="20"/>
          <w:szCs w:val="20"/>
          <w:lang w:val="en-US"/>
        </w:rPr>
        <w:t xml:space="preserve"> </w:t>
      </w:r>
    </w:p>
    <w:p w14:paraId="16B0A2DA" w14:textId="531DF384" w:rsidR="007D290F" w:rsidRPr="005D4629" w:rsidRDefault="007D290F" w:rsidP="003468F5">
      <w:pPr>
        <w:ind w:left="709"/>
        <w:rPr>
          <w:sz w:val="20"/>
          <w:szCs w:val="20"/>
          <w:lang w:val="en-GB"/>
        </w:rPr>
      </w:pPr>
      <w:r w:rsidRPr="003468F5">
        <w:rPr>
          <w:sz w:val="20"/>
          <w:szCs w:val="20"/>
          <w:lang w:val="en-GB"/>
        </w:rPr>
        <w:lastRenderedPageBreak/>
        <w:t>“</w:t>
      </w:r>
      <w:r w:rsidRPr="005D4629">
        <w:rPr>
          <w:sz w:val="20"/>
          <w:szCs w:val="20"/>
          <w:lang w:val="en-GB"/>
        </w:rPr>
        <w:t>Please fill in</w:t>
      </w:r>
      <w:r w:rsidR="006C1061">
        <w:rPr>
          <w:sz w:val="20"/>
          <w:szCs w:val="20"/>
          <w:lang w:val="en-GB"/>
        </w:rPr>
        <w:t xml:space="preserve"> </w:t>
      </w:r>
      <w:r w:rsidRPr="005D4629">
        <w:rPr>
          <w:sz w:val="20"/>
          <w:szCs w:val="20"/>
          <w:lang w:val="en-GB"/>
        </w:rPr>
        <w:t xml:space="preserve">the information on </w:t>
      </w:r>
      <w:r w:rsidR="006C1061">
        <w:rPr>
          <w:sz w:val="20"/>
          <w:szCs w:val="20"/>
          <w:lang w:val="en-GB"/>
        </w:rPr>
        <w:t>your related</w:t>
      </w:r>
      <w:r w:rsidRPr="005D4629">
        <w:rPr>
          <w:sz w:val="20"/>
          <w:szCs w:val="20"/>
          <w:lang w:val="en-GB"/>
        </w:rPr>
        <w:t xml:space="preserve"> </w:t>
      </w:r>
      <w:r w:rsidR="006C1061">
        <w:rPr>
          <w:sz w:val="20"/>
          <w:szCs w:val="20"/>
          <w:lang w:val="en-GB"/>
        </w:rPr>
        <w:t>entities.</w:t>
      </w:r>
      <w:r w:rsidRPr="005D4629">
        <w:rPr>
          <w:sz w:val="20"/>
          <w:szCs w:val="20"/>
          <w:lang w:val="en-GB"/>
        </w:rPr>
        <w:t xml:space="preserve"> For th</w:t>
      </w:r>
      <w:r w:rsidR="006C1061">
        <w:rPr>
          <w:sz w:val="20"/>
          <w:szCs w:val="20"/>
          <w:lang w:val="en-GB"/>
        </w:rPr>
        <w:t>ese</w:t>
      </w:r>
      <w:r w:rsidRPr="005D4629">
        <w:rPr>
          <w:sz w:val="20"/>
          <w:szCs w:val="20"/>
          <w:lang w:val="en-GB"/>
        </w:rPr>
        <w:t xml:space="preserve"> purpose</w:t>
      </w:r>
      <w:r w:rsidR="006C1061">
        <w:rPr>
          <w:sz w:val="20"/>
          <w:szCs w:val="20"/>
          <w:lang w:val="en-GB"/>
        </w:rPr>
        <w:t>s</w:t>
      </w:r>
      <w:r w:rsidRPr="005D4629">
        <w:rPr>
          <w:sz w:val="20"/>
          <w:szCs w:val="20"/>
          <w:lang w:val="en-GB"/>
        </w:rPr>
        <w:t xml:space="preserve">: </w:t>
      </w:r>
    </w:p>
    <w:p w14:paraId="53AEEE57" w14:textId="77777777" w:rsidR="003468F5" w:rsidRPr="008E5FF3" w:rsidRDefault="003468F5" w:rsidP="003468F5">
      <w:pPr>
        <w:pStyle w:val="Prrafodelista"/>
        <w:numPr>
          <w:ilvl w:val="0"/>
          <w:numId w:val="2"/>
        </w:numPr>
        <w:ind w:left="1134" w:hanging="425"/>
        <w:rPr>
          <w:sz w:val="20"/>
          <w:szCs w:val="20"/>
          <w:lang w:val="en-GB"/>
        </w:rPr>
      </w:pPr>
      <w:r>
        <w:rPr>
          <w:sz w:val="20"/>
          <w:szCs w:val="20"/>
          <w:lang w:val="en-GB"/>
        </w:rPr>
        <w:t>T</w:t>
      </w:r>
      <w:r w:rsidRPr="008E5FF3">
        <w:rPr>
          <w:sz w:val="20"/>
          <w:szCs w:val="20"/>
          <w:lang w:val="en-GB"/>
        </w:rPr>
        <w:t xml:space="preserve">he following </w:t>
      </w:r>
      <w:r>
        <w:rPr>
          <w:sz w:val="20"/>
          <w:szCs w:val="20"/>
          <w:lang w:val="en-GB"/>
        </w:rPr>
        <w:t>entities</w:t>
      </w:r>
      <w:r w:rsidRPr="008E5FF3">
        <w:rPr>
          <w:sz w:val="20"/>
          <w:szCs w:val="20"/>
          <w:lang w:val="en-GB"/>
        </w:rPr>
        <w:t xml:space="preserve"> are deemed to be related to those relatives: </w:t>
      </w:r>
    </w:p>
    <w:p w14:paraId="78FA60C9" w14:textId="77777777" w:rsidR="003468F5" w:rsidRPr="005D4629" w:rsidRDefault="003468F5" w:rsidP="003468F5">
      <w:pPr>
        <w:ind w:left="1134"/>
        <w:rPr>
          <w:sz w:val="20"/>
          <w:szCs w:val="20"/>
          <w:lang w:val="en-GB"/>
        </w:rPr>
      </w:pPr>
      <w:r w:rsidRPr="005D4629">
        <w:rPr>
          <w:sz w:val="20"/>
          <w:szCs w:val="20"/>
          <w:lang w:val="en-GB"/>
        </w:rPr>
        <w:t xml:space="preserve">Companies, </w:t>
      </w:r>
      <w:r w:rsidRPr="00860B56">
        <w:rPr>
          <w:color w:val="156082" w:themeColor="accent1"/>
          <w:sz w:val="20"/>
          <w:szCs w:val="20"/>
          <w:highlight w:val="yellow"/>
          <w:lang w:val="en-GB"/>
        </w:rPr>
        <w:t>trusts or associations</w:t>
      </w:r>
      <w:r w:rsidRPr="005D4629">
        <w:rPr>
          <w:sz w:val="20"/>
          <w:szCs w:val="20"/>
          <w:lang w:val="en-GB"/>
        </w:rPr>
        <w:t>:</w:t>
      </w:r>
    </w:p>
    <w:p w14:paraId="385FEF6A" w14:textId="640EA372" w:rsidR="003468F5" w:rsidRPr="005D4629" w:rsidRDefault="003468F5" w:rsidP="003468F5">
      <w:pPr>
        <w:pStyle w:val="Prrafodelista"/>
        <w:numPr>
          <w:ilvl w:val="0"/>
          <w:numId w:val="3"/>
        </w:numPr>
        <w:ind w:left="1418" w:hanging="284"/>
        <w:rPr>
          <w:sz w:val="20"/>
          <w:szCs w:val="20"/>
          <w:lang w:val="en-GB"/>
        </w:rPr>
      </w:pPr>
      <w:r w:rsidRPr="005D4629">
        <w:rPr>
          <w:sz w:val="20"/>
          <w:szCs w:val="20"/>
          <w:lang w:val="en-GB"/>
        </w:rPr>
        <w:t>in which</w:t>
      </w:r>
      <w:r w:rsidR="00944348">
        <w:rPr>
          <w:sz w:val="20"/>
          <w:szCs w:val="20"/>
          <w:lang w:val="en-GB"/>
        </w:rPr>
        <w:t xml:space="preserve"> you</w:t>
      </w:r>
      <w:r w:rsidRPr="005D4629">
        <w:rPr>
          <w:sz w:val="20"/>
          <w:szCs w:val="20"/>
          <w:lang w:val="en-GB"/>
        </w:rPr>
        <w:t>:</w:t>
      </w:r>
    </w:p>
    <w:p w14:paraId="53707AAA" w14:textId="7F710281" w:rsidR="003468F5" w:rsidRPr="00CC41D7" w:rsidRDefault="00944348" w:rsidP="003468F5">
      <w:pPr>
        <w:pStyle w:val="Prrafodelista"/>
        <w:numPr>
          <w:ilvl w:val="0"/>
          <w:numId w:val="4"/>
        </w:numPr>
        <w:ind w:left="1985" w:hanging="284"/>
        <w:rPr>
          <w:sz w:val="20"/>
          <w:szCs w:val="20"/>
          <w:lang w:val="en-GB"/>
        </w:rPr>
      </w:pPr>
      <w:r>
        <w:rPr>
          <w:sz w:val="20"/>
          <w:szCs w:val="20"/>
          <w:lang w:val="en-GB"/>
        </w:rPr>
        <w:t>are</w:t>
      </w:r>
      <w:r w:rsidR="003468F5" w:rsidRPr="005D4629">
        <w:rPr>
          <w:sz w:val="20"/>
          <w:szCs w:val="20"/>
          <w:lang w:val="en-GB"/>
        </w:rPr>
        <w:t xml:space="preserve"> a director </w:t>
      </w:r>
      <w:r w:rsidR="003468F5" w:rsidRPr="00944348">
        <w:rPr>
          <w:sz w:val="20"/>
          <w:szCs w:val="20"/>
          <w:lang w:val="en-GB"/>
        </w:rPr>
        <w:t xml:space="preserve">or </w:t>
      </w:r>
      <w:r w:rsidR="003468F5" w:rsidRPr="005D4629">
        <w:rPr>
          <w:color w:val="156082" w:themeColor="accent1"/>
          <w:sz w:val="20"/>
          <w:szCs w:val="20"/>
          <w:lang w:val="en-GB"/>
        </w:rPr>
        <w:t>hold another managerial position</w:t>
      </w:r>
      <w:del w:id="235" w:author="Sebastian Alonso Carlos" w:date="2026-05-14T13:49:00Z" w16du:dateUtc="2026-05-14T11:49:00Z">
        <w:r w:rsidR="003468F5" w:rsidRPr="005D4629" w:rsidDel="00CD56BE">
          <w:rPr>
            <w:color w:val="156082" w:themeColor="accent1"/>
            <w:sz w:val="20"/>
            <w:szCs w:val="20"/>
            <w:lang w:val="en-GB"/>
          </w:rPr>
          <w:delText xml:space="preserve"> </w:delText>
        </w:r>
        <w:r w:rsidR="003468F5" w:rsidRPr="00A80061" w:rsidDel="00CD56BE">
          <w:rPr>
            <w:color w:val="156082" w:themeColor="accent1"/>
            <w:sz w:val="20"/>
            <w:szCs w:val="20"/>
            <w:lang w:val="en-GB"/>
            <w:rPrChange w:id="236" w:author="Sebastian Alonso Carlos" w:date="2026-05-14T16:39:00Z" w16du:dateUtc="2026-05-14T14:39:00Z">
              <w:rPr>
                <w:color w:val="156082" w:themeColor="accent1"/>
                <w:sz w:val="20"/>
                <w:szCs w:val="20"/>
                <w:highlight w:val="yellow"/>
                <w:lang w:val="en-GB"/>
              </w:rPr>
            </w:rPrChange>
          </w:rPr>
          <w:delText>/</w:delText>
        </w:r>
        <w:r w:rsidR="003468F5" w:rsidDel="00CD56BE">
          <w:rPr>
            <w:color w:val="156082" w:themeColor="accent1"/>
            <w:sz w:val="20"/>
            <w:szCs w:val="20"/>
            <w:lang w:val="en-GB"/>
          </w:rPr>
          <w:delText xml:space="preserve"> a </w:delText>
        </w:r>
        <w:r w:rsidR="003468F5" w:rsidRPr="00CC41D7" w:rsidDel="00CD56BE">
          <w:rPr>
            <w:color w:val="156082" w:themeColor="accent1"/>
            <w:sz w:val="20"/>
            <w:szCs w:val="20"/>
            <w:lang w:val="en-GB"/>
          </w:rPr>
          <w:delText>senior manager</w:delText>
        </w:r>
      </w:del>
      <w:r w:rsidR="003468F5" w:rsidRPr="00CC41D7">
        <w:rPr>
          <w:color w:val="156082" w:themeColor="accent1"/>
          <w:sz w:val="20"/>
          <w:szCs w:val="20"/>
          <w:lang w:val="en-GB"/>
        </w:rPr>
        <w:t>;</w:t>
      </w:r>
    </w:p>
    <w:p w14:paraId="1D1EBEB3" w14:textId="6AA82510" w:rsidR="003468F5" w:rsidRPr="005D4629" w:rsidRDefault="003468F5" w:rsidP="003468F5">
      <w:pPr>
        <w:pStyle w:val="Prrafodelista"/>
        <w:numPr>
          <w:ilvl w:val="0"/>
          <w:numId w:val="4"/>
        </w:numPr>
        <w:ind w:left="1985" w:hanging="284"/>
        <w:rPr>
          <w:sz w:val="20"/>
          <w:szCs w:val="20"/>
          <w:lang w:val="en-GB"/>
        </w:rPr>
      </w:pPr>
      <w:r w:rsidRPr="005D4629">
        <w:rPr>
          <w:sz w:val="20"/>
          <w:szCs w:val="20"/>
          <w:lang w:val="en-GB"/>
        </w:rPr>
        <w:t xml:space="preserve">hold directly or indirectly at least 10% of the shares or voting </w:t>
      </w:r>
      <w:proofErr w:type="gramStart"/>
      <w:r w:rsidRPr="005D4629">
        <w:rPr>
          <w:sz w:val="20"/>
          <w:szCs w:val="20"/>
          <w:lang w:val="en-GB"/>
        </w:rPr>
        <w:t>rights;</w:t>
      </w:r>
      <w:proofErr w:type="gramEnd"/>
    </w:p>
    <w:p w14:paraId="3F86A4EE" w14:textId="7D6CFA53" w:rsidR="003468F5" w:rsidRPr="005D4629" w:rsidRDefault="003468F5" w:rsidP="003468F5">
      <w:pPr>
        <w:pStyle w:val="Prrafodelista"/>
        <w:numPr>
          <w:ilvl w:val="0"/>
          <w:numId w:val="4"/>
        </w:numPr>
        <w:ind w:left="1985" w:hanging="284"/>
        <w:rPr>
          <w:sz w:val="20"/>
          <w:szCs w:val="20"/>
          <w:lang w:val="en-GB"/>
        </w:rPr>
      </w:pPr>
      <w:r w:rsidRPr="005D4629">
        <w:rPr>
          <w:sz w:val="20"/>
          <w:szCs w:val="20"/>
          <w:lang w:val="en-GB"/>
        </w:rPr>
        <w:t>exercise control, joint control or a significant influence (meaning the power to intervene in the financial policy and operational decisions of the institution, either through a stake, legal provision or bylaw, or through agreements); or</w:t>
      </w:r>
    </w:p>
    <w:p w14:paraId="2B721860" w14:textId="6D2C3E62" w:rsidR="003468F5" w:rsidRPr="00A80061" w:rsidRDefault="003468F5" w:rsidP="003468F5">
      <w:pPr>
        <w:pStyle w:val="Prrafodelista"/>
        <w:numPr>
          <w:ilvl w:val="0"/>
          <w:numId w:val="3"/>
        </w:numPr>
        <w:ind w:left="1418" w:hanging="284"/>
        <w:rPr>
          <w:ins w:id="237" w:author="Sebastian Alonso Carlos" w:date="2026-05-14T16:39:00Z" w16du:dateUtc="2026-05-14T14:39:00Z"/>
          <w:sz w:val="20"/>
          <w:szCs w:val="20"/>
          <w:lang w:val="en-GB"/>
          <w:rPrChange w:id="238" w:author="Sebastian Alonso Carlos" w:date="2026-05-14T16:39:00Z" w16du:dateUtc="2026-05-14T14:39:00Z">
            <w:rPr>
              <w:ins w:id="239" w:author="Sebastian Alonso Carlos" w:date="2026-05-14T16:39:00Z" w16du:dateUtc="2026-05-14T14:39:00Z"/>
              <w:color w:val="0B769F" w:themeColor="accent4" w:themeShade="BF"/>
              <w:sz w:val="20"/>
              <w:szCs w:val="20"/>
              <w:lang w:val="en-GB"/>
            </w:rPr>
          </w:rPrChange>
        </w:rPr>
      </w:pPr>
      <w:r w:rsidRPr="005D4629">
        <w:rPr>
          <w:color w:val="0B769F" w:themeColor="accent4" w:themeShade="BF"/>
          <w:sz w:val="20"/>
          <w:szCs w:val="20"/>
          <w:lang w:val="en-GB"/>
        </w:rPr>
        <w:t xml:space="preserve">that have been established for </w:t>
      </w:r>
      <w:r w:rsidR="00944348">
        <w:rPr>
          <w:color w:val="0B769F" w:themeColor="accent4" w:themeShade="BF"/>
          <w:sz w:val="20"/>
          <w:szCs w:val="20"/>
          <w:lang w:val="en-GB"/>
        </w:rPr>
        <w:t>your</w:t>
      </w:r>
      <w:r w:rsidRPr="005D4629">
        <w:rPr>
          <w:color w:val="0B769F" w:themeColor="accent4" w:themeShade="BF"/>
          <w:sz w:val="20"/>
          <w:szCs w:val="20"/>
          <w:lang w:val="en-GB"/>
        </w:rPr>
        <w:t xml:space="preserve"> benefit, or whose economic interests are substantially equivalent to</w:t>
      </w:r>
      <w:r w:rsidR="00944348">
        <w:rPr>
          <w:color w:val="0B769F" w:themeColor="accent4" w:themeShade="BF"/>
          <w:sz w:val="20"/>
          <w:szCs w:val="20"/>
          <w:lang w:val="en-GB"/>
        </w:rPr>
        <w:t xml:space="preserve"> yours</w:t>
      </w:r>
      <w:r w:rsidRPr="005D4629">
        <w:rPr>
          <w:color w:val="0B769F" w:themeColor="accent4" w:themeShade="BF"/>
          <w:sz w:val="20"/>
          <w:szCs w:val="20"/>
          <w:lang w:val="en-GB"/>
        </w:rPr>
        <w:t>.”</w:t>
      </w:r>
    </w:p>
    <w:p w14:paraId="5425263A" w14:textId="77777777" w:rsidR="00A80061" w:rsidRPr="00A80061" w:rsidRDefault="00A80061">
      <w:pPr>
        <w:pStyle w:val="Prrafodelista"/>
        <w:ind w:left="1418"/>
        <w:rPr>
          <w:ins w:id="240" w:author="Sebastian Alonso Carlos" w:date="2026-05-14T16:39:00Z" w16du:dateUtc="2026-05-14T14:39:00Z"/>
          <w:sz w:val="20"/>
          <w:szCs w:val="20"/>
          <w:lang w:val="en-GB"/>
          <w:rPrChange w:id="241" w:author="Sebastian Alonso Carlos" w:date="2026-05-14T16:39:00Z" w16du:dateUtc="2026-05-14T14:39:00Z">
            <w:rPr>
              <w:ins w:id="242" w:author="Sebastian Alonso Carlos" w:date="2026-05-14T16:39:00Z" w16du:dateUtc="2026-05-14T14:39:00Z"/>
              <w:color w:val="0B769F" w:themeColor="accent4" w:themeShade="BF"/>
              <w:sz w:val="20"/>
              <w:szCs w:val="20"/>
              <w:lang w:val="en-GB"/>
            </w:rPr>
          </w:rPrChange>
        </w:rPr>
        <w:pPrChange w:id="243" w:author="Sebastian Alonso Carlos" w:date="2026-05-14T16:39:00Z" w16du:dateUtc="2026-05-14T14:39:00Z">
          <w:pPr>
            <w:pStyle w:val="Prrafodelista"/>
            <w:numPr>
              <w:numId w:val="3"/>
            </w:numPr>
            <w:ind w:left="1418" w:hanging="284"/>
          </w:pPr>
        </w:pPrChange>
      </w:pPr>
    </w:p>
    <w:p w14:paraId="686616DE" w14:textId="6849584F" w:rsidR="00A80061" w:rsidRPr="00B63CDB" w:rsidRDefault="00A80061">
      <w:pPr>
        <w:pStyle w:val="Prrafodelista"/>
        <w:numPr>
          <w:ilvl w:val="0"/>
          <w:numId w:val="2"/>
        </w:numPr>
        <w:ind w:left="1134" w:hanging="425"/>
        <w:rPr>
          <w:sz w:val="20"/>
          <w:szCs w:val="20"/>
          <w:lang w:val="en-GB"/>
        </w:rPr>
        <w:pPrChange w:id="244" w:author="Sebastian Alonso Carlos" w:date="2026-05-14T16:39:00Z" w16du:dateUtc="2026-05-14T14:39:00Z">
          <w:pPr>
            <w:pStyle w:val="Prrafodelista"/>
            <w:numPr>
              <w:numId w:val="3"/>
            </w:numPr>
            <w:ind w:left="1418" w:hanging="284"/>
          </w:pPr>
        </w:pPrChange>
      </w:pPr>
      <w:ins w:id="245" w:author="Sebastian Alonso Carlos" w:date="2026-05-14T16:39:00Z" w16du:dateUtc="2026-05-14T14:39:00Z">
        <w:r w:rsidRPr="00F44FC5">
          <w:rPr>
            <w:color w:val="156082" w:themeColor="accent1"/>
            <w:sz w:val="20"/>
            <w:szCs w:val="20"/>
            <w:lang w:val="en-GB"/>
          </w:rPr>
          <w:t>When asked about conflicts of interest, please indicate whether you believe any of the declared companies may give rise to a conflict due to their relationship with Grupo Santander, whether as clients, suppliers, or in a similar capacity.</w:t>
        </w:r>
      </w:ins>
    </w:p>
    <w:p w14:paraId="6F0FFECD" w14:textId="77777777" w:rsidR="003468F5" w:rsidRDefault="003468F5" w:rsidP="003468F5">
      <w:pPr>
        <w:pStyle w:val="Prrafodelista"/>
        <w:ind w:left="1134"/>
        <w:rPr>
          <w:sz w:val="20"/>
          <w:szCs w:val="20"/>
          <w:lang w:val="en-GB"/>
        </w:rPr>
      </w:pPr>
    </w:p>
    <w:p w14:paraId="2982F714" w14:textId="372705A3" w:rsidR="003468F5" w:rsidRDefault="003468F5" w:rsidP="003468F5">
      <w:pPr>
        <w:pStyle w:val="Prrafodelista"/>
        <w:numPr>
          <w:ilvl w:val="0"/>
          <w:numId w:val="2"/>
        </w:numPr>
        <w:ind w:left="1134" w:hanging="425"/>
        <w:rPr>
          <w:sz w:val="20"/>
          <w:szCs w:val="20"/>
          <w:lang w:val="en-GB"/>
        </w:rPr>
      </w:pPr>
      <w:r>
        <w:rPr>
          <w:sz w:val="20"/>
          <w:szCs w:val="20"/>
          <w:lang w:val="en-GB"/>
        </w:rPr>
        <w:t>T</w:t>
      </w:r>
      <w:r w:rsidRPr="008E5FF3">
        <w:rPr>
          <w:sz w:val="20"/>
          <w:szCs w:val="20"/>
          <w:lang w:val="en-GB"/>
        </w:rPr>
        <w:t xml:space="preserve">he following </w:t>
      </w:r>
      <w:r>
        <w:rPr>
          <w:sz w:val="20"/>
          <w:szCs w:val="20"/>
          <w:lang w:val="en-GB"/>
        </w:rPr>
        <w:t>terms shall have the meanings set out below:</w:t>
      </w:r>
    </w:p>
    <w:p w14:paraId="204D8AD1" w14:textId="77777777" w:rsidR="003468F5" w:rsidRPr="005D4629" w:rsidRDefault="003468F5" w:rsidP="003468F5">
      <w:pPr>
        <w:pStyle w:val="Prrafodelista"/>
        <w:numPr>
          <w:ilvl w:val="0"/>
          <w:numId w:val="8"/>
        </w:numPr>
        <w:ind w:left="1560" w:hanging="284"/>
        <w:rPr>
          <w:sz w:val="20"/>
          <w:szCs w:val="20"/>
          <w:lang w:val="en-GB"/>
        </w:rPr>
      </w:pPr>
      <w:r w:rsidRPr="00B63CDB">
        <w:rPr>
          <w:b/>
          <w:bCs/>
          <w:sz w:val="20"/>
          <w:szCs w:val="20"/>
          <w:lang w:val="en-GB"/>
        </w:rPr>
        <w:t>Listed company</w:t>
      </w:r>
      <w:r w:rsidRPr="005D4629">
        <w:rPr>
          <w:sz w:val="20"/>
          <w:szCs w:val="20"/>
          <w:lang w:val="en-GB"/>
        </w:rPr>
        <w:t xml:space="preserve"> means a company whose shares are publicly traded on a stock exchange. </w:t>
      </w:r>
    </w:p>
    <w:p w14:paraId="59D33184" w14:textId="77777777" w:rsidR="003468F5" w:rsidRDefault="003468F5" w:rsidP="003468F5">
      <w:pPr>
        <w:pStyle w:val="Prrafodelista"/>
        <w:numPr>
          <w:ilvl w:val="0"/>
          <w:numId w:val="8"/>
        </w:numPr>
        <w:ind w:left="1560" w:hanging="284"/>
        <w:rPr>
          <w:sz w:val="20"/>
          <w:szCs w:val="20"/>
          <w:lang w:val="en-GB"/>
        </w:rPr>
      </w:pPr>
      <w:r w:rsidRPr="00B63CDB">
        <w:rPr>
          <w:b/>
          <w:bCs/>
          <w:sz w:val="20"/>
          <w:szCs w:val="20"/>
          <w:lang w:val="en-GB"/>
        </w:rPr>
        <w:t>Asset-holding company</w:t>
      </w:r>
      <w:r w:rsidRPr="005D4629">
        <w:rPr>
          <w:sz w:val="20"/>
          <w:szCs w:val="20"/>
          <w:lang w:val="en-GB"/>
        </w:rPr>
        <w:t xml:space="preserve"> means a company whose activity is limited to the holding of assets and does not carry out any economic activity.</w:t>
      </w:r>
    </w:p>
    <w:p w14:paraId="161F7AA2" w14:textId="77777777" w:rsidR="003468F5" w:rsidRPr="006C1061" w:rsidRDefault="003468F5" w:rsidP="003468F5">
      <w:pPr>
        <w:pStyle w:val="Prrafodelista"/>
        <w:numPr>
          <w:ilvl w:val="0"/>
          <w:numId w:val="8"/>
        </w:numPr>
        <w:ind w:left="1560" w:hanging="284"/>
        <w:rPr>
          <w:sz w:val="20"/>
          <w:szCs w:val="20"/>
          <w:lang w:val="en-GB"/>
        </w:rPr>
      </w:pPr>
      <w:r w:rsidRPr="00B63CDB">
        <w:rPr>
          <w:b/>
          <w:bCs/>
          <w:sz w:val="20"/>
          <w:szCs w:val="20"/>
          <w:lang w:val="en-GB"/>
        </w:rPr>
        <w:t>Other companies</w:t>
      </w:r>
      <w:r w:rsidRPr="006C1061">
        <w:rPr>
          <w:sz w:val="20"/>
          <w:szCs w:val="20"/>
          <w:lang w:val="en-GB"/>
        </w:rPr>
        <w:t xml:space="preserve"> </w:t>
      </w:r>
      <w:proofErr w:type="gramStart"/>
      <w:r w:rsidRPr="006C1061">
        <w:rPr>
          <w:sz w:val="20"/>
          <w:szCs w:val="20"/>
          <w:lang w:val="en-GB"/>
        </w:rPr>
        <w:t>means</w:t>
      </w:r>
      <w:proofErr w:type="gramEnd"/>
      <w:r w:rsidRPr="006C1061">
        <w:rPr>
          <w:sz w:val="20"/>
          <w:szCs w:val="20"/>
          <w:lang w:val="en-GB"/>
        </w:rPr>
        <w:t xml:space="preserve"> any commercial company other than a listed company or an asset-holding company</w:t>
      </w:r>
      <w:r>
        <w:rPr>
          <w:sz w:val="20"/>
          <w:szCs w:val="20"/>
          <w:lang w:val="en-GB"/>
        </w:rPr>
        <w:t xml:space="preserve">, as well as any </w:t>
      </w:r>
      <w:r w:rsidRPr="007D781D">
        <w:rPr>
          <w:sz w:val="20"/>
          <w:szCs w:val="20"/>
          <w:highlight w:val="yellow"/>
          <w:lang w:val="en-GB"/>
          <w:rPrChange w:id="246" w:author="Sebastian Alonso Carlos" w:date="2026-05-14T14:02:00Z" w16du:dateUtc="2026-05-14T12:02:00Z">
            <w:rPr>
              <w:sz w:val="20"/>
              <w:szCs w:val="20"/>
              <w:lang w:val="en-GB"/>
            </w:rPr>
          </w:rPrChange>
        </w:rPr>
        <w:t>trust or association</w:t>
      </w:r>
      <w:r w:rsidRPr="006C1061">
        <w:rPr>
          <w:sz w:val="20"/>
          <w:szCs w:val="20"/>
          <w:lang w:val="en-GB"/>
        </w:rPr>
        <w:t>.</w:t>
      </w:r>
    </w:p>
    <w:p w14:paraId="0DC820DB" w14:textId="77777777" w:rsidR="0033144F" w:rsidRPr="00D87ED9" w:rsidRDefault="0033144F" w:rsidP="00944348">
      <w:pPr>
        <w:ind w:firstLine="708"/>
        <w:jc w:val="both"/>
        <w:rPr>
          <w:sz w:val="20"/>
          <w:szCs w:val="20"/>
          <w:highlight w:val="yellow"/>
          <w:lang w:val="en-US"/>
        </w:rPr>
      </w:pPr>
    </w:p>
    <w:p w14:paraId="51EF1CC6" w14:textId="1918E2E9" w:rsidR="00944348" w:rsidRPr="00A80061" w:rsidDel="00A80061" w:rsidRDefault="0033144F" w:rsidP="003409A0">
      <w:pPr>
        <w:ind w:left="708"/>
        <w:jc w:val="both"/>
        <w:rPr>
          <w:del w:id="247" w:author="Sebastian Alonso Carlos" w:date="2026-05-14T16:40:00Z" w16du:dateUtc="2026-05-14T14:40:00Z"/>
          <w:sz w:val="20"/>
          <w:szCs w:val="20"/>
          <w:rPrChange w:id="248" w:author="Sebastian Alonso Carlos" w:date="2026-05-14T16:40:00Z" w16du:dateUtc="2026-05-14T14:40:00Z">
            <w:rPr>
              <w:del w:id="249" w:author="Sebastian Alonso Carlos" w:date="2026-05-14T16:40:00Z" w16du:dateUtc="2026-05-14T14:40:00Z"/>
              <w:sz w:val="20"/>
              <w:szCs w:val="20"/>
              <w:highlight w:val="yellow"/>
            </w:rPr>
          </w:rPrChange>
        </w:rPr>
      </w:pPr>
      <w:del w:id="250" w:author="Sebastian Alonso Carlos" w:date="2026-05-14T16:40:00Z" w16du:dateUtc="2026-05-14T14:40:00Z">
        <w:r w:rsidRPr="00A80061" w:rsidDel="00A80061">
          <w:rPr>
            <w:sz w:val="20"/>
            <w:szCs w:val="20"/>
            <w:rPrChange w:id="251" w:author="Sebastian Alonso Carlos" w:date="2026-05-14T16:40:00Z" w16du:dateUtc="2026-05-14T14:40:00Z">
              <w:rPr>
                <w:sz w:val="20"/>
                <w:szCs w:val="20"/>
                <w:highlight w:val="yellow"/>
              </w:rPr>
            </w:rPrChange>
          </w:rPr>
          <w:delText>Confirmar con Cumplimiento las referencias que aparecen marcadas en azul</w:delText>
        </w:r>
        <w:r w:rsidR="005328C6" w:rsidRPr="00A80061" w:rsidDel="00A80061">
          <w:rPr>
            <w:sz w:val="20"/>
            <w:szCs w:val="20"/>
            <w:rPrChange w:id="252" w:author="Sebastian Alonso Carlos" w:date="2026-05-14T16:40:00Z" w16du:dateUtc="2026-05-14T14:40:00Z">
              <w:rPr>
                <w:sz w:val="20"/>
                <w:szCs w:val="20"/>
                <w:highlight w:val="yellow"/>
              </w:rPr>
            </w:rPrChange>
          </w:rPr>
          <w:delText xml:space="preserve"> (aquí en su día quitamos la referencia del 5% en cotizadas)</w:delText>
        </w:r>
        <w:r w:rsidRPr="00A80061" w:rsidDel="00A80061">
          <w:rPr>
            <w:sz w:val="20"/>
            <w:szCs w:val="20"/>
            <w:rPrChange w:id="253" w:author="Sebastian Alonso Carlos" w:date="2026-05-14T16:40:00Z" w16du:dateUtc="2026-05-14T14:40:00Z">
              <w:rPr>
                <w:sz w:val="20"/>
                <w:szCs w:val="20"/>
                <w:highlight w:val="yellow"/>
              </w:rPr>
            </w:rPrChange>
          </w:rPr>
          <w:delText>.</w:delText>
        </w:r>
      </w:del>
    </w:p>
    <w:p w14:paraId="53CB3877" w14:textId="3CCEF136" w:rsidR="00FF3429" w:rsidRPr="00FF3429" w:rsidRDefault="00FF3429" w:rsidP="00944348">
      <w:pPr>
        <w:ind w:left="709" w:hanging="1"/>
        <w:jc w:val="both"/>
        <w:rPr>
          <w:sz w:val="20"/>
          <w:szCs w:val="20"/>
          <w:highlight w:val="yellow"/>
        </w:rPr>
      </w:pPr>
      <w:r w:rsidRPr="00FF3429">
        <w:rPr>
          <w:sz w:val="20"/>
          <w:szCs w:val="20"/>
          <w:highlight w:val="yellow"/>
        </w:rPr>
        <w:t xml:space="preserve">La referencia a </w:t>
      </w:r>
      <w:proofErr w:type="spellStart"/>
      <w:r w:rsidRPr="00FF3429">
        <w:rPr>
          <w:sz w:val="20"/>
          <w:szCs w:val="20"/>
          <w:highlight w:val="yellow"/>
        </w:rPr>
        <w:t>trusts</w:t>
      </w:r>
      <w:proofErr w:type="spellEnd"/>
      <w:r w:rsidRPr="00FF3429">
        <w:rPr>
          <w:sz w:val="20"/>
          <w:szCs w:val="20"/>
          <w:highlight w:val="yellow"/>
        </w:rPr>
        <w:t xml:space="preserve"> </w:t>
      </w:r>
      <w:proofErr w:type="spellStart"/>
      <w:r w:rsidRPr="00FF3429">
        <w:rPr>
          <w:sz w:val="20"/>
          <w:szCs w:val="20"/>
          <w:highlight w:val="yellow"/>
        </w:rPr>
        <w:t>or</w:t>
      </w:r>
      <w:proofErr w:type="spellEnd"/>
      <w:r w:rsidRPr="00FF3429">
        <w:rPr>
          <w:sz w:val="20"/>
          <w:szCs w:val="20"/>
          <w:highlight w:val="yellow"/>
        </w:rPr>
        <w:t xml:space="preserve"> </w:t>
      </w:r>
      <w:proofErr w:type="spellStart"/>
      <w:r w:rsidRPr="00FF3429">
        <w:rPr>
          <w:sz w:val="20"/>
          <w:szCs w:val="20"/>
          <w:highlight w:val="yellow"/>
        </w:rPr>
        <w:t>associations</w:t>
      </w:r>
      <w:proofErr w:type="spellEnd"/>
      <w:r w:rsidRPr="00FF3429">
        <w:rPr>
          <w:sz w:val="20"/>
          <w:szCs w:val="20"/>
          <w:highlight w:val="yellow"/>
        </w:rPr>
        <w:t xml:space="preserve"> podría eliminarse de aquí para los consejeros porque más adelante hay una pantalla de non-</w:t>
      </w:r>
      <w:proofErr w:type="spellStart"/>
      <w:r w:rsidRPr="00FF3429">
        <w:rPr>
          <w:sz w:val="20"/>
          <w:szCs w:val="20"/>
          <w:highlight w:val="yellow"/>
        </w:rPr>
        <w:t>profit</w:t>
      </w:r>
      <w:proofErr w:type="spellEnd"/>
      <w:r w:rsidRPr="00FF3429">
        <w:rPr>
          <w:sz w:val="20"/>
          <w:szCs w:val="20"/>
          <w:highlight w:val="yellow"/>
        </w:rPr>
        <w:t xml:space="preserve"> </w:t>
      </w:r>
      <w:proofErr w:type="spellStart"/>
      <w:r w:rsidRPr="00FF3429">
        <w:rPr>
          <w:sz w:val="20"/>
          <w:szCs w:val="20"/>
          <w:highlight w:val="yellow"/>
        </w:rPr>
        <w:t>entities</w:t>
      </w:r>
      <w:proofErr w:type="spellEnd"/>
      <w:r w:rsidRPr="00FF3429">
        <w:rPr>
          <w:sz w:val="20"/>
          <w:szCs w:val="20"/>
          <w:highlight w:val="yellow"/>
        </w:rPr>
        <w:t xml:space="preserve">. </w:t>
      </w:r>
    </w:p>
    <w:p w14:paraId="2BF38456" w14:textId="3F40A2E8" w:rsidR="00944348" w:rsidRPr="00A80061" w:rsidDel="00A80061" w:rsidRDefault="00944348" w:rsidP="00944348">
      <w:pPr>
        <w:ind w:left="708"/>
        <w:jc w:val="both"/>
        <w:rPr>
          <w:del w:id="254" w:author="Sebastian Alonso Carlos" w:date="2026-05-14T16:40:00Z" w16du:dateUtc="2026-05-14T14:40:00Z"/>
          <w:sz w:val="20"/>
          <w:szCs w:val="20"/>
          <w:rPrChange w:id="255" w:author="Sebastian Alonso Carlos" w:date="2026-05-14T16:40:00Z" w16du:dateUtc="2026-05-14T14:40:00Z">
            <w:rPr>
              <w:del w:id="256" w:author="Sebastian Alonso Carlos" w:date="2026-05-14T16:40:00Z" w16du:dateUtc="2026-05-14T14:40:00Z"/>
              <w:sz w:val="20"/>
              <w:szCs w:val="20"/>
              <w:highlight w:val="yellow"/>
            </w:rPr>
          </w:rPrChange>
        </w:rPr>
      </w:pPr>
      <w:del w:id="257" w:author="Sebastian Alonso Carlos" w:date="2026-05-14T16:40:00Z" w16du:dateUtc="2026-05-14T14:40:00Z">
        <w:r w:rsidRPr="00A80061" w:rsidDel="00A80061">
          <w:rPr>
            <w:sz w:val="20"/>
            <w:szCs w:val="20"/>
            <w:rPrChange w:id="258" w:author="Sebastian Alonso Carlos" w:date="2026-05-14T16:40:00Z" w16du:dateUtc="2026-05-14T14:40:00Z">
              <w:rPr>
                <w:sz w:val="20"/>
                <w:szCs w:val="20"/>
                <w:highlight w:val="yellow"/>
              </w:rPr>
            </w:rPrChange>
          </w:rPr>
          <w:delText>En el caso de la referencia a “holds another managerial position”, confirmar, tanto para esta ventana emergente como para el desplegable, si la dejamos así, que es como viene en el CCMV, o si lo cambiamos por “a senior manager”, como venía en los desplegables.</w:delText>
        </w:r>
      </w:del>
    </w:p>
    <w:p w14:paraId="3FAEB21B" w14:textId="77777777" w:rsidR="00944348" w:rsidRPr="00944348" w:rsidRDefault="00944348" w:rsidP="00944348">
      <w:pPr>
        <w:ind w:left="709" w:hanging="1"/>
        <w:jc w:val="both"/>
        <w:rPr>
          <w:sz w:val="20"/>
          <w:szCs w:val="20"/>
          <w:highlight w:val="yellow"/>
        </w:rPr>
      </w:pPr>
    </w:p>
    <w:p w14:paraId="7F2DAF72" w14:textId="77777777" w:rsidR="007D290F" w:rsidRPr="00944348" w:rsidRDefault="007D290F" w:rsidP="00BB5E65">
      <w:pPr>
        <w:jc w:val="center"/>
        <w:rPr>
          <w:b/>
          <w:bCs/>
          <w:sz w:val="32"/>
          <w:szCs w:val="32"/>
        </w:rPr>
      </w:pPr>
    </w:p>
    <w:p w14:paraId="6E90C006" w14:textId="77777777" w:rsidR="00BB5E65" w:rsidRPr="00944348" w:rsidRDefault="00BB5E65" w:rsidP="00BB5E65">
      <w:pPr>
        <w:jc w:val="center"/>
        <w:rPr>
          <w:b/>
          <w:bCs/>
          <w:sz w:val="32"/>
          <w:szCs w:val="32"/>
        </w:rPr>
      </w:pPr>
    </w:p>
    <w:p w14:paraId="000CA522" w14:textId="0CDA1B9E" w:rsidR="00200B31" w:rsidRDefault="00200B31" w:rsidP="00BB5E65">
      <w:pPr>
        <w:jc w:val="center"/>
        <w:rPr>
          <w:b/>
          <w:bCs/>
          <w:sz w:val="32"/>
          <w:szCs w:val="32"/>
        </w:rPr>
      </w:pPr>
      <w:r w:rsidRPr="00200B31">
        <w:rPr>
          <w:b/>
          <w:bCs/>
          <w:noProof/>
          <w:sz w:val="32"/>
          <w:szCs w:val="32"/>
        </w:rPr>
        <w:drawing>
          <wp:inline distT="0" distB="0" distL="0" distR="0" wp14:anchorId="26623B7D" wp14:editId="6C82E38F">
            <wp:extent cx="5584276" cy="2278316"/>
            <wp:effectExtent l="0" t="0" r="0" b="8255"/>
            <wp:docPr id="81550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08148" name=""/>
                    <pic:cNvPicPr/>
                  </pic:nvPicPr>
                  <pic:blipFill>
                    <a:blip r:embed="rId17"/>
                    <a:stretch>
                      <a:fillRect/>
                    </a:stretch>
                  </pic:blipFill>
                  <pic:spPr>
                    <a:xfrm>
                      <a:off x="0" y="0"/>
                      <a:ext cx="5596439" cy="2283278"/>
                    </a:xfrm>
                    <a:prstGeom prst="rect">
                      <a:avLst/>
                    </a:prstGeom>
                  </pic:spPr>
                </pic:pic>
              </a:graphicData>
            </a:graphic>
          </wp:inline>
        </w:drawing>
      </w:r>
    </w:p>
    <w:p w14:paraId="29810F08" w14:textId="698DE791" w:rsidR="00F640A0" w:rsidRDefault="004A4485" w:rsidP="00BB5E65">
      <w:pPr>
        <w:jc w:val="center"/>
        <w:rPr>
          <w:b/>
          <w:bCs/>
          <w:sz w:val="32"/>
          <w:szCs w:val="32"/>
        </w:rPr>
      </w:pPr>
      <w:r w:rsidRPr="004A4485">
        <w:rPr>
          <w:noProof/>
          <w:lang w:val="en-US"/>
        </w:rPr>
        <w:lastRenderedPageBreak/>
        <w:drawing>
          <wp:inline distT="0" distB="0" distL="0" distR="0" wp14:anchorId="03F9A4FC" wp14:editId="73FFF367">
            <wp:extent cx="5597719" cy="2603640"/>
            <wp:effectExtent l="0" t="0" r="3175" b="6350"/>
            <wp:docPr id="131721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21658" name=""/>
                    <pic:cNvPicPr/>
                  </pic:nvPicPr>
                  <pic:blipFill>
                    <a:blip r:embed="rId18"/>
                    <a:stretch>
                      <a:fillRect/>
                    </a:stretch>
                  </pic:blipFill>
                  <pic:spPr>
                    <a:xfrm>
                      <a:off x="0" y="0"/>
                      <a:ext cx="5609383" cy="2609065"/>
                    </a:xfrm>
                    <a:prstGeom prst="rect">
                      <a:avLst/>
                    </a:prstGeom>
                  </pic:spPr>
                </pic:pic>
              </a:graphicData>
            </a:graphic>
          </wp:inline>
        </w:drawing>
      </w:r>
    </w:p>
    <w:p w14:paraId="61E7760C" w14:textId="3315B33B" w:rsidR="00CD56BE" w:rsidRDefault="00CD56BE" w:rsidP="00FF3429">
      <w:pPr>
        <w:pStyle w:val="Prrafodelista"/>
        <w:numPr>
          <w:ilvl w:val="0"/>
          <w:numId w:val="2"/>
        </w:numPr>
        <w:ind w:left="1134" w:hanging="425"/>
        <w:rPr>
          <w:ins w:id="259" w:author="Sebastian Alonso Carlos" w:date="2026-05-14T16:41:00Z" w16du:dateUtc="2026-05-14T14:41:00Z"/>
          <w:sz w:val="20"/>
          <w:szCs w:val="20"/>
        </w:rPr>
      </w:pPr>
      <w:ins w:id="260" w:author="Sebastian Alonso Carlos" w:date="2026-05-14T13:46:00Z" w16du:dateUtc="2026-05-14T11:46:00Z">
        <w:r>
          <w:rPr>
            <w:sz w:val="20"/>
            <w:szCs w:val="20"/>
          </w:rPr>
          <w:t>Sustituir</w:t>
        </w:r>
        <w:r w:rsidRPr="00B506B8">
          <w:rPr>
            <w:sz w:val="20"/>
            <w:szCs w:val="20"/>
          </w:rPr>
          <w:t xml:space="preserve"> </w:t>
        </w:r>
        <w:r>
          <w:rPr>
            <w:sz w:val="20"/>
            <w:szCs w:val="20"/>
          </w:rPr>
          <w:t xml:space="preserve">en </w:t>
        </w:r>
        <w:r w:rsidRPr="00B506B8">
          <w:rPr>
            <w:sz w:val="20"/>
            <w:szCs w:val="20"/>
          </w:rPr>
          <w:t>el desplegable de familiares</w:t>
        </w:r>
        <w:r>
          <w:rPr>
            <w:sz w:val="20"/>
            <w:szCs w:val="20"/>
          </w:rPr>
          <w:t xml:space="preserve"> el texto “</w:t>
        </w:r>
        <w:r w:rsidRPr="00F44FC5">
          <w:rPr>
            <w:sz w:val="20"/>
            <w:szCs w:val="20"/>
            <w:lang w:val="en-GB"/>
          </w:rPr>
          <w:t>Spouse or similar relation</w:t>
        </w:r>
        <w:r>
          <w:rPr>
            <w:sz w:val="20"/>
            <w:szCs w:val="20"/>
          </w:rPr>
          <w:t xml:space="preserve">” por </w:t>
        </w:r>
        <w:r w:rsidRPr="00C56E8F">
          <w:rPr>
            <w:sz w:val="20"/>
            <w:szCs w:val="20"/>
          </w:rPr>
          <w:t>“</w:t>
        </w:r>
      </w:ins>
      <w:ins w:id="261" w:author="Sebastian Alonso Carlos" w:date="2026-05-14T16:41:00Z" w16du:dateUtc="2026-05-14T14:41:00Z">
        <w:r w:rsidR="00A80061">
          <w:rPr>
            <w:sz w:val="20"/>
            <w:szCs w:val="20"/>
            <w:lang w:val="en-GB"/>
          </w:rPr>
          <w:t>S</w:t>
        </w:r>
      </w:ins>
      <w:ins w:id="262" w:author="Sebastian Alonso Carlos" w:date="2026-05-14T13:46:00Z" w16du:dateUtc="2026-05-14T11:46:00Z">
        <w:r w:rsidRPr="00F44FC5">
          <w:rPr>
            <w:sz w:val="20"/>
            <w:szCs w:val="20"/>
            <w:lang w:val="en-GB"/>
          </w:rPr>
          <w:t>pouse or equivalent</w:t>
        </w:r>
        <w:r w:rsidRPr="00C56E8F">
          <w:rPr>
            <w:sz w:val="20"/>
            <w:szCs w:val="20"/>
          </w:rPr>
          <w:t>”</w:t>
        </w:r>
      </w:ins>
      <w:ins w:id="263" w:author="Sebastian Alonso Carlos" w:date="2026-05-14T16:41:00Z" w16du:dateUtc="2026-05-14T14:41:00Z">
        <w:r w:rsidR="00A80061">
          <w:rPr>
            <w:sz w:val="20"/>
            <w:szCs w:val="20"/>
          </w:rPr>
          <w:t>.</w:t>
        </w:r>
      </w:ins>
    </w:p>
    <w:p w14:paraId="3F5884CE" w14:textId="77777777" w:rsidR="00A80061" w:rsidRDefault="00A80061">
      <w:pPr>
        <w:pStyle w:val="Prrafodelista"/>
        <w:ind w:left="1134"/>
        <w:rPr>
          <w:ins w:id="264" w:author="Sebastian Alonso Carlos" w:date="2026-05-14T13:46:00Z" w16du:dateUtc="2026-05-14T11:46:00Z"/>
          <w:sz w:val="20"/>
          <w:szCs w:val="20"/>
        </w:rPr>
        <w:pPrChange w:id="265" w:author="Sebastian Alonso Carlos" w:date="2026-05-14T16:41:00Z" w16du:dateUtc="2026-05-14T14:41:00Z">
          <w:pPr>
            <w:pStyle w:val="Prrafodelista"/>
            <w:numPr>
              <w:numId w:val="2"/>
            </w:numPr>
            <w:ind w:left="1134" w:hanging="425"/>
          </w:pPr>
        </w:pPrChange>
      </w:pPr>
    </w:p>
    <w:p w14:paraId="00A1558A" w14:textId="60C9333C" w:rsidR="00FF3429" w:rsidRPr="00B506B8" w:rsidRDefault="00FF3429" w:rsidP="00FF3429">
      <w:pPr>
        <w:pStyle w:val="Prrafodelista"/>
        <w:numPr>
          <w:ilvl w:val="0"/>
          <w:numId w:val="2"/>
        </w:numPr>
        <w:ind w:left="1134" w:hanging="425"/>
        <w:rPr>
          <w:sz w:val="20"/>
          <w:szCs w:val="20"/>
        </w:rPr>
      </w:pPr>
      <w:r w:rsidRPr="00B506B8">
        <w:rPr>
          <w:sz w:val="20"/>
          <w:szCs w:val="20"/>
        </w:rPr>
        <w:t xml:space="preserve">Actualizar el desplegable de </w:t>
      </w:r>
      <w:del w:id="266" w:author="Sebastian Alonso Carlos" w:date="2026-05-14T16:41:00Z" w16du:dateUtc="2026-05-14T14:41:00Z">
        <w:r w:rsidRPr="006F2D3D" w:rsidDel="00A80061">
          <w:rPr>
            <w:sz w:val="20"/>
            <w:szCs w:val="20"/>
          </w:rPr>
          <w:delText>t</w:delText>
        </w:r>
      </w:del>
      <w:proofErr w:type="spellStart"/>
      <w:ins w:id="267" w:author="Sebastian Alonso Carlos" w:date="2026-05-14T16:41:00Z" w16du:dateUtc="2026-05-14T14:41:00Z">
        <w:r w:rsidR="00A80061">
          <w:rPr>
            <w:sz w:val="20"/>
            <w:szCs w:val="20"/>
          </w:rPr>
          <w:t>T</w:t>
        </w:r>
      </w:ins>
      <w:r w:rsidRPr="006F2D3D">
        <w:rPr>
          <w:sz w:val="20"/>
          <w:szCs w:val="20"/>
        </w:rPr>
        <w:t>ype</w:t>
      </w:r>
      <w:proofErr w:type="spellEnd"/>
      <w:r w:rsidRPr="006F2D3D">
        <w:rPr>
          <w:sz w:val="20"/>
          <w:szCs w:val="20"/>
        </w:rPr>
        <w:t xml:space="preserve"> </w:t>
      </w:r>
      <w:proofErr w:type="spellStart"/>
      <w:r w:rsidRPr="006F2D3D">
        <w:rPr>
          <w:sz w:val="20"/>
          <w:szCs w:val="20"/>
        </w:rPr>
        <w:t>of</w:t>
      </w:r>
      <w:proofErr w:type="spellEnd"/>
      <w:r w:rsidRPr="006F2D3D">
        <w:rPr>
          <w:sz w:val="20"/>
          <w:szCs w:val="20"/>
        </w:rPr>
        <w:t xml:space="preserve"> </w:t>
      </w:r>
      <w:proofErr w:type="spellStart"/>
      <w:r w:rsidRPr="006F2D3D">
        <w:rPr>
          <w:sz w:val="20"/>
          <w:szCs w:val="20"/>
        </w:rPr>
        <w:t>company</w:t>
      </w:r>
      <w:proofErr w:type="spellEnd"/>
      <w:r w:rsidRPr="00B506B8">
        <w:rPr>
          <w:sz w:val="20"/>
          <w:szCs w:val="20"/>
        </w:rPr>
        <w:t xml:space="preserve"> para </w:t>
      </w:r>
      <w:r>
        <w:rPr>
          <w:sz w:val="20"/>
          <w:szCs w:val="20"/>
        </w:rPr>
        <w:t>actualizar el nombre de las siguientes</w:t>
      </w:r>
      <w:r w:rsidRPr="00B506B8">
        <w:rPr>
          <w:sz w:val="20"/>
          <w:szCs w:val="20"/>
        </w:rPr>
        <w:t xml:space="preserve"> categorías:</w:t>
      </w:r>
    </w:p>
    <w:p w14:paraId="485B2FBA" w14:textId="77777777" w:rsidR="00FF3429" w:rsidRPr="00FF3429" w:rsidRDefault="00FF3429" w:rsidP="00FF3429">
      <w:pPr>
        <w:pStyle w:val="Prrafodelista"/>
        <w:numPr>
          <w:ilvl w:val="1"/>
          <w:numId w:val="2"/>
        </w:numPr>
        <w:ind w:left="1418" w:hanging="284"/>
        <w:rPr>
          <w:sz w:val="20"/>
          <w:szCs w:val="20"/>
          <w:lang w:val="en-GB"/>
        </w:rPr>
      </w:pPr>
      <w:r w:rsidRPr="00FF3429">
        <w:rPr>
          <w:sz w:val="20"/>
          <w:szCs w:val="20"/>
          <w:lang w:val="en-GB"/>
        </w:rPr>
        <w:t xml:space="preserve">Cambiar “Commercial” </w:t>
      </w:r>
      <w:proofErr w:type="spellStart"/>
      <w:r w:rsidRPr="00FF3429">
        <w:rPr>
          <w:sz w:val="20"/>
          <w:szCs w:val="20"/>
          <w:lang w:val="en-GB"/>
        </w:rPr>
        <w:t>por</w:t>
      </w:r>
      <w:proofErr w:type="spellEnd"/>
      <w:r w:rsidRPr="00FF3429">
        <w:rPr>
          <w:sz w:val="20"/>
          <w:szCs w:val="20"/>
          <w:lang w:val="en-GB"/>
        </w:rPr>
        <w:t xml:space="preserve"> “Other companies”.</w:t>
      </w:r>
    </w:p>
    <w:p w14:paraId="6D42CCEF" w14:textId="77777777" w:rsidR="00FF3429" w:rsidRPr="00D87ED9" w:rsidRDefault="00FF3429" w:rsidP="00FF3429">
      <w:pPr>
        <w:pStyle w:val="Prrafodelista"/>
        <w:numPr>
          <w:ilvl w:val="1"/>
          <w:numId w:val="2"/>
        </w:numPr>
        <w:ind w:left="1418" w:hanging="284"/>
        <w:rPr>
          <w:sz w:val="20"/>
          <w:szCs w:val="20"/>
        </w:rPr>
      </w:pPr>
      <w:r w:rsidRPr="00D87ED9">
        <w:rPr>
          <w:sz w:val="20"/>
          <w:szCs w:val="20"/>
        </w:rPr>
        <w:t>Cambiar “</w:t>
      </w:r>
      <w:proofErr w:type="spellStart"/>
      <w:r w:rsidRPr="00D87ED9">
        <w:rPr>
          <w:sz w:val="20"/>
          <w:szCs w:val="20"/>
        </w:rPr>
        <w:t>Listed</w:t>
      </w:r>
      <w:proofErr w:type="spellEnd"/>
      <w:r w:rsidRPr="00D87ED9">
        <w:rPr>
          <w:sz w:val="20"/>
          <w:szCs w:val="20"/>
        </w:rPr>
        <w:t>” por “</w:t>
      </w:r>
      <w:proofErr w:type="spellStart"/>
      <w:r w:rsidRPr="00D87ED9">
        <w:rPr>
          <w:sz w:val="20"/>
          <w:szCs w:val="20"/>
        </w:rPr>
        <w:t>Listed</w:t>
      </w:r>
      <w:proofErr w:type="spellEnd"/>
      <w:r w:rsidRPr="00D87ED9">
        <w:rPr>
          <w:sz w:val="20"/>
          <w:szCs w:val="20"/>
        </w:rPr>
        <w:t xml:space="preserve"> </w:t>
      </w:r>
      <w:proofErr w:type="spellStart"/>
      <w:r w:rsidRPr="00D87ED9">
        <w:rPr>
          <w:sz w:val="20"/>
          <w:szCs w:val="20"/>
        </w:rPr>
        <w:t>company</w:t>
      </w:r>
      <w:proofErr w:type="spellEnd"/>
      <w:r w:rsidRPr="00D87ED9">
        <w:rPr>
          <w:sz w:val="20"/>
          <w:szCs w:val="20"/>
        </w:rPr>
        <w:t>”.</w:t>
      </w:r>
    </w:p>
    <w:p w14:paraId="36BCD460" w14:textId="77777777" w:rsidR="00FF3429" w:rsidRPr="00FF3429" w:rsidRDefault="00FF3429" w:rsidP="00FF3429">
      <w:pPr>
        <w:pStyle w:val="Prrafodelista"/>
        <w:numPr>
          <w:ilvl w:val="1"/>
          <w:numId w:val="2"/>
        </w:numPr>
        <w:ind w:left="1418" w:hanging="284"/>
        <w:rPr>
          <w:sz w:val="20"/>
          <w:szCs w:val="20"/>
          <w:lang w:val="en-GB"/>
        </w:rPr>
      </w:pPr>
      <w:r w:rsidRPr="00FF3429">
        <w:rPr>
          <w:sz w:val="20"/>
          <w:szCs w:val="20"/>
          <w:lang w:val="en-GB"/>
        </w:rPr>
        <w:t xml:space="preserve">Cambiar “Holding” </w:t>
      </w:r>
      <w:proofErr w:type="spellStart"/>
      <w:r w:rsidRPr="00FF3429">
        <w:rPr>
          <w:sz w:val="20"/>
          <w:szCs w:val="20"/>
          <w:lang w:val="en-GB"/>
        </w:rPr>
        <w:t>por</w:t>
      </w:r>
      <w:proofErr w:type="spellEnd"/>
      <w:r w:rsidRPr="00FF3429">
        <w:rPr>
          <w:sz w:val="20"/>
          <w:szCs w:val="20"/>
          <w:lang w:val="en-GB"/>
        </w:rPr>
        <w:t xml:space="preserve"> “Asset-holding company”. </w:t>
      </w:r>
    </w:p>
    <w:p w14:paraId="625A7D97" w14:textId="36EB79AD" w:rsidR="00B506B8" w:rsidRDefault="00B506B8">
      <w:pPr>
        <w:pStyle w:val="Prrafodelista"/>
        <w:ind w:left="1418"/>
        <w:rPr>
          <w:ins w:id="268" w:author="Sebastian Alonso Carlos" w:date="2026-05-14T16:43:00Z" w16du:dateUtc="2026-05-14T14:43:00Z"/>
          <w:sz w:val="20"/>
          <w:szCs w:val="20"/>
          <w:lang w:val="en-US"/>
        </w:rPr>
        <w:pPrChange w:id="269" w:author="Sebastian Alonso Carlos" w:date="2026-05-14T16:43:00Z" w16du:dateUtc="2026-05-14T14:43:00Z">
          <w:pPr>
            <w:pStyle w:val="Prrafodelista"/>
            <w:ind w:left="1440"/>
          </w:pPr>
        </w:pPrChange>
      </w:pPr>
      <w:del w:id="270" w:author="Sebastian Alonso Carlos" w:date="2026-05-14T16:43:00Z" w16du:dateUtc="2026-05-14T14:43:00Z">
        <w:r w:rsidRPr="006F2D3D" w:rsidDel="00A80061">
          <w:rPr>
            <w:sz w:val="20"/>
            <w:szCs w:val="20"/>
            <w:lang w:val="en-US"/>
          </w:rPr>
          <w:delText xml:space="preserve"> </w:delText>
        </w:r>
      </w:del>
    </w:p>
    <w:p w14:paraId="06949DF0" w14:textId="77777777" w:rsidR="00A80061" w:rsidRPr="006F2D3D" w:rsidRDefault="00A80061" w:rsidP="00A80061">
      <w:pPr>
        <w:pStyle w:val="Prrafodelista"/>
        <w:ind w:left="1440"/>
        <w:rPr>
          <w:sz w:val="20"/>
          <w:szCs w:val="20"/>
          <w:lang w:val="en-US"/>
        </w:rPr>
      </w:pPr>
    </w:p>
    <w:p w14:paraId="46190C97" w14:textId="77777777" w:rsidR="00FF3429" w:rsidRPr="00B506B8" w:rsidRDefault="00FF3429" w:rsidP="00FF3429">
      <w:pPr>
        <w:pStyle w:val="Prrafodelista"/>
        <w:numPr>
          <w:ilvl w:val="0"/>
          <w:numId w:val="2"/>
        </w:numPr>
        <w:ind w:left="1134" w:hanging="425"/>
        <w:rPr>
          <w:sz w:val="20"/>
          <w:szCs w:val="20"/>
        </w:rPr>
      </w:pPr>
      <w:r w:rsidRPr="00B506B8">
        <w:rPr>
          <w:sz w:val="20"/>
          <w:szCs w:val="20"/>
        </w:rPr>
        <w:t xml:space="preserve">Actualizar el </w:t>
      </w:r>
      <w:r>
        <w:rPr>
          <w:sz w:val="20"/>
          <w:szCs w:val="20"/>
        </w:rPr>
        <w:t xml:space="preserve">texto de los </w:t>
      </w:r>
      <w:r w:rsidRPr="00B506B8">
        <w:rPr>
          <w:sz w:val="20"/>
          <w:szCs w:val="20"/>
        </w:rPr>
        <w:t>desplegable</w:t>
      </w:r>
      <w:r>
        <w:rPr>
          <w:sz w:val="20"/>
          <w:szCs w:val="20"/>
        </w:rPr>
        <w:t>s</w:t>
      </w:r>
      <w:r w:rsidRPr="00B506B8">
        <w:rPr>
          <w:sz w:val="20"/>
          <w:szCs w:val="20"/>
        </w:rPr>
        <w:t xml:space="preserve"> de </w:t>
      </w:r>
      <w:proofErr w:type="spellStart"/>
      <w:r w:rsidRPr="00B506B8">
        <w:rPr>
          <w:sz w:val="20"/>
          <w:szCs w:val="20"/>
        </w:rPr>
        <w:t>shareholding</w:t>
      </w:r>
      <w:proofErr w:type="spellEnd"/>
      <w:r w:rsidRPr="00B506B8">
        <w:rPr>
          <w:sz w:val="20"/>
          <w:szCs w:val="20"/>
        </w:rPr>
        <w:t>:</w:t>
      </w:r>
    </w:p>
    <w:p w14:paraId="4A04C430" w14:textId="0B1BC165" w:rsidR="00FF3429" w:rsidRPr="00FF3429" w:rsidRDefault="00FF3429" w:rsidP="00FF3429">
      <w:pPr>
        <w:pStyle w:val="Prrafodelista"/>
        <w:numPr>
          <w:ilvl w:val="1"/>
          <w:numId w:val="2"/>
        </w:numPr>
        <w:ind w:left="1418" w:hanging="284"/>
        <w:rPr>
          <w:sz w:val="20"/>
          <w:szCs w:val="20"/>
          <w:lang w:val="en-GB"/>
        </w:rPr>
      </w:pPr>
      <w:del w:id="271" w:author="Sebastian Alonso Carlos" w:date="2026-05-14T16:43:00Z" w16du:dateUtc="2026-05-14T14:43:00Z">
        <w:r w:rsidRPr="00FF3429" w:rsidDel="00A80061">
          <w:rPr>
            <w:sz w:val="20"/>
            <w:szCs w:val="20"/>
            <w:lang w:val="en-GB"/>
          </w:rPr>
          <w:delText xml:space="preserve">Sustituir </w:delText>
        </w:r>
      </w:del>
      <w:proofErr w:type="spellStart"/>
      <w:ins w:id="272" w:author="Sebastian Alonso Carlos" w:date="2026-05-14T16:43:00Z" w16du:dateUtc="2026-05-14T14:43:00Z">
        <w:r w:rsidR="00A80061">
          <w:rPr>
            <w:sz w:val="20"/>
            <w:szCs w:val="20"/>
            <w:lang w:val="en-GB"/>
          </w:rPr>
          <w:t>Eliminar</w:t>
        </w:r>
        <w:proofErr w:type="spellEnd"/>
        <w:r w:rsidR="00A80061" w:rsidRPr="00FF3429">
          <w:rPr>
            <w:sz w:val="20"/>
            <w:szCs w:val="20"/>
            <w:lang w:val="en-GB"/>
          </w:rPr>
          <w:t xml:space="preserve"> </w:t>
        </w:r>
      </w:ins>
      <w:r w:rsidRPr="00FF3429">
        <w:rPr>
          <w:sz w:val="20"/>
          <w:szCs w:val="20"/>
          <w:lang w:val="en-GB"/>
        </w:rPr>
        <w:t>“Exercise significant influence”</w:t>
      </w:r>
      <w:del w:id="273" w:author="Sebastian Alonso Carlos" w:date="2026-05-14T16:43:00Z" w16du:dateUtc="2026-05-14T14:43:00Z">
        <w:r w:rsidRPr="00FF3429" w:rsidDel="00A80061">
          <w:rPr>
            <w:sz w:val="20"/>
            <w:szCs w:val="20"/>
            <w:lang w:val="en-GB"/>
          </w:rPr>
          <w:delText xml:space="preserve"> por “significant influence”</w:delText>
        </w:r>
      </w:del>
      <w:r w:rsidRPr="00FF3429">
        <w:rPr>
          <w:sz w:val="20"/>
          <w:szCs w:val="20"/>
          <w:lang w:val="en-GB"/>
        </w:rPr>
        <w:t>.</w:t>
      </w:r>
    </w:p>
    <w:p w14:paraId="33E73C48" w14:textId="73E910DC" w:rsidR="00FF3429" w:rsidDel="00A80061" w:rsidRDefault="00A80061" w:rsidP="00A80061">
      <w:pPr>
        <w:pStyle w:val="Prrafodelista"/>
        <w:numPr>
          <w:ilvl w:val="1"/>
          <w:numId w:val="2"/>
        </w:numPr>
        <w:ind w:left="1418" w:hanging="284"/>
        <w:rPr>
          <w:del w:id="274" w:author="Sebastian Alonso Carlos" w:date="2026-05-14T16:47:00Z" w16du:dateUtc="2026-05-14T14:47:00Z"/>
          <w:sz w:val="20"/>
          <w:szCs w:val="20"/>
        </w:rPr>
      </w:pPr>
      <w:ins w:id="275" w:author="Sebastian Alonso Carlos" w:date="2026-05-14T16:44:00Z" w16du:dateUtc="2026-05-14T14:44:00Z">
        <w:r>
          <w:rPr>
            <w:sz w:val="20"/>
            <w:szCs w:val="20"/>
            <w:lang w:val="en-GB"/>
          </w:rPr>
          <w:t xml:space="preserve">No </w:t>
        </w:r>
        <w:proofErr w:type="spellStart"/>
        <w:r>
          <w:rPr>
            <w:sz w:val="20"/>
            <w:szCs w:val="20"/>
            <w:lang w:val="en-GB"/>
          </w:rPr>
          <w:t>tocar</w:t>
        </w:r>
        <w:proofErr w:type="spellEnd"/>
        <w:r>
          <w:rPr>
            <w:sz w:val="20"/>
            <w:szCs w:val="20"/>
            <w:lang w:val="en-GB"/>
          </w:rPr>
          <w:t xml:space="preserve"> e</w:t>
        </w:r>
        <w:r>
          <w:rPr>
            <w:sz w:val="20"/>
            <w:szCs w:val="20"/>
          </w:rPr>
          <w:t>l desplegable del  “</w:t>
        </w:r>
        <w:r w:rsidRPr="0069458C">
          <w:rPr>
            <w:sz w:val="20"/>
            <w:szCs w:val="20"/>
          </w:rPr>
          <w:t>≥</w:t>
        </w:r>
        <w:r>
          <w:rPr>
            <w:sz w:val="20"/>
            <w:szCs w:val="20"/>
          </w:rPr>
          <w:t>10%”, pero el de “</w:t>
        </w:r>
        <w:r w:rsidRPr="0069458C">
          <w:rPr>
            <w:sz w:val="20"/>
            <w:szCs w:val="20"/>
          </w:rPr>
          <w:t xml:space="preserve">&lt; </w:t>
        </w:r>
        <w:r>
          <w:rPr>
            <w:sz w:val="20"/>
            <w:szCs w:val="20"/>
          </w:rPr>
          <w:t>10%</w:t>
        </w:r>
        <w:r w:rsidRPr="0069458C">
          <w:t xml:space="preserve"> </w:t>
        </w:r>
        <w:proofErr w:type="spellStart"/>
        <w:r w:rsidRPr="0069458C">
          <w:rPr>
            <w:sz w:val="20"/>
            <w:szCs w:val="20"/>
          </w:rPr>
          <w:t>or</w:t>
        </w:r>
        <w:proofErr w:type="spellEnd"/>
        <w:r w:rsidRPr="0069458C">
          <w:rPr>
            <w:sz w:val="20"/>
            <w:szCs w:val="20"/>
          </w:rPr>
          <w:t xml:space="preserve"> no </w:t>
        </w:r>
        <w:proofErr w:type="spellStart"/>
        <w:r w:rsidRPr="0069458C">
          <w:rPr>
            <w:sz w:val="20"/>
            <w:szCs w:val="20"/>
          </w:rPr>
          <w:t>participation</w:t>
        </w:r>
        <w:proofErr w:type="spellEnd"/>
        <w:r>
          <w:rPr>
            <w:sz w:val="20"/>
            <w:szCs w:val="20"/>
          </w:rPr>
          <w:t>” sustituirlo por “</w:t>
        </w:r>
        <w:r w:rsidRPr="00860B56">
          <w:rPr>
            <w:sz w:val="20"/>
            <w:szCs w:val="20"/>
          </w:rPr>
          <w:t xml:space="preserve">From 1% </w:t>
        </w:r>
        <w:proofErr w:type="spellStart"/>
        <w:r w:rsidRPr="00860B56">
          <w:rPr>
            <w:sz w:val="20"/>
            <w:szCs w:val="20"/>
          </w:rPr>
          <w:t>to</w:t>
        </w:r>
        <w:proofErr w:type="spellEnd"/>
        <w:r w:rsidRPr="00860B56">
          <w:rPr>
            <w:sz w:val="20"/>
            <w:szCs w:val="20"/>
          </w:rPr>
          <w:t xml:space="preserve"> 9.99%</w:t>
        </w:r>
        <w:r>
          <w:rPr>
            <w:sz w:val="20"/>
            <w:szCs w:val="20"/>
          </w:rPr>
          <w:t>”</w:t>
        </w:r>
      </w:ins>
      <w:del w:id="276" w:author="Sebastian Alonso Carlos" w:date="2026-05-14T16:44:00Z" w16du:dateUtc="2026-05-14T14:44:00Z">
        <w:r w:rsidR="00FF3429" w:rsidRPr="00D87ED9" w:rsidDel="00A80061">
          <w:rPr>
            <w:sz w:val="20"/>
            <w:szCs w:val="20"/>
          </w:rPr>
          <w:delText>Añadir en el desplegable antes de significant influence otra categoría que se llame “Control or joint control”.</w:delText>
        </w:r>
      </w:del>
    </w:p>
    <w:p w14:paraId="08C74AA9" w14:textId="77777777" w:rsidR="00A80061" w:rsidRPr="00D87ED9" w:rsidRDefault="00A80061" w:rsidP="00FF3429">
      <w:pPr>
        <w:pStyle w:val="Prrafodelista"/>
        <w:numPr>
          <w:ilvl w:val="1"/>
          <w:numId w:val="2"/>
        </w:numPr>
        <w:ind w:left="1418" w:hanging="284"/>
        <w:rPr>
          <w:ins w:id="277" w:author="Sebastian Alonso Carlos" w:date="2026-05-14T16:47:00Z" w16du:dateUtc="2026-05-14T14:47:00Z"/>
          <w:sz w:val="20"/>
          <w:szCs w:val="20"/>
        </w:rPr>
      </w:pPr>
    </w:p>
    <w:p w14:paraId="49005DA3" w14:textId="329431E0" w:rsidR="00FF3429" w:rsidRPr="00A80061" w:rsidDel="00A80061" w:rsidRDefault="00A80061" w:rsidP="00F07C0E">
      <w:pPr>
        <w:pStyle w:val="Prrafodelista"/>
        <w:numPr>
          <w:ilvl w:val="1"/>
          <w:numId w:val="2"/>
        </w:numPr>
        <w:ind w:left="1418" w:hanging="284"/>
        <w:rPr>
          <w:del w:id="278" w:author="Sebastian Alonso Carlos" w:date="2026-05-14T14:01:00Z" w16du:dateUtc="2026-05-14T12:01:00Z"/>
          <w:sz w:val="20"/>
          <w:szCs w:val="20"/>
        </w:rPr>
      </w:pPr>
      <w:ins w:id="279" w:author="Sebastian Alonso Carlos" w:date="2026-05-14T16:44:00Z" w16du:dateUtc="2026-05-14T14:44:00Z">
        <w:r w:rsidRPr="00A80061">
          <w:rPr>
            <w:sz w:val="20"/>
            <w:szCs w:val="20"/>
            <w:rPrChange w:id="280" w:author="Sebastian Alonso Carlos" w:date="2026-05-14T16:48:00Z" w16du:dateUtc="2026-05-14T14:48:00Z">
              <w:rPr/>
            </w:rPrChange>
          </w:rPr>
          <w:t xml:space="preserve">En el caso de </w:t>
        </w:r>
        <w:r w:rsidRPr="00A80061">
          <w:rPr>
            <w:sz w:val="20"/>
            <w:szCs w:val="20"/>
            <w:rPrChange w:id="281" w:author="Sebastian Alonso Carlos" w:date="2026-05-14T16:48:00Z" w16du:dateUtc="2026-05-14T14:48:00Z">
              <w:rPr>
                <w:lang w:val="en-GB"/>
              </w:rPr>
            </w:rPrChange>
          </w:rPr>
          <w:t>Listed</w:t>
        </w:r>
        <w:r w:rsidRPr="00A80061">
          <w:rPr>
            <w:sz w:val="20"/>
            <w:szCs w:val="20"/>
            <w:rPrChange w:id="282" w:author="Sebastian Alonso Carlos" w:date="2026-05-14T16:48:00Z" w16du:dateUtc="2026-05-14T14:48:00Z">
              <w:rPr/>
            </w:rPrChange>
          </w:rPr>
          <w:t xml:space="preserve"> </w:t>
        </w:r>
      </w:ins>
      <w:ins w:id="283" w:author="Sebastian Alonso Carlos" w:date="2026-05-14T16:45:00Z" w16du:dateUtc="2026-05-14T14:45:00Z">
        <w:r w:rsidRPr="00A80061">
          <w:rPr>
            <w:sz w:val="20"/>
            <w:szCs w:val="20"/>
            <w:rPrChange w:id="284" w:author="Sebastian Alonso Carlos" w:date="2026-05-14T16:48:00Z" w16du:dateUtc="2026-05-14T14:48:00Z">
              <w:rPr/>
            </w:rPrChange>
          </w:rPr>
          <w:t xml:space="preserve">poner los mismos porcentajes que los otros tipos de </w:t>
        </w:r>
      </w:ins>
      <w:ins w:id="285" w:author="Sebastian Alonso Carlos" w:date="2026-05-14T16:46:00Z" w16du:dateUtc="2026-05-14T14:46:00Z">
        <w:r w:rsidRPr="00A80061">
          <w:rPr>
            <w:sz w:val="20"/>
            <w:szCs w:val="20"/>
            <w:rPrChange w:id="286" w:author="Sebastian Alonso Carlos" w:date="2026-05-14T16:48:00Z" w16du:dateUtc="2026-05-14T14:48:00Z">
              <w:rPr/>
            </w:rPrChange>
          </w:rPr>
          <w:t>compañía, es decir, cambiar el 5</w:t>
        </w:r>
      </w:ins>
      <w:ins w:id="287" w:author="Sebastian Alonso Carlos" w:date="2026-05-14T16:48:00Z" w16du:dateUtc="2026-05-14T14:48:00Z">
        <w:r>
          <w:rPr>
            <w:sz w:val="20"/>
            <w:szCs w:val="20"/>
          </w:rPr>
          <w:t>%</w:t>
        </w:r>
      </w:ins>
      <w:ins w:id="288" w:author="Sebastian Alonso Carlos" w:date="2026-05-14T16:46:00Z" w16du:dateUtc="2026-05-14T14:46:00Z">
        <w:r w:rsidRPr="00A80061">
          <w:rPr>
            <w:sz w:val="20"/>
            <w:szCs w:val="20"/>
            <w:rPrChange w:id="289" w:author="Sebastian Alonso Carlos" w:date="2026-05-14T16:48:00Z" w16du:dateUtc="2026-05-14T14:48:00Z">
              <w:rPr/>
            </w:rPrChange>
          </w:rPr>
          <w:t xml:space="preserve"> por el 10%</w:t>
        </w:r>
      </w:ins>
      <w:ins w:id="290" w:author="Sebastian Alonso Carlos" w:date="2026-05-14T16:44:00Z" w16du:dateUtc="2026-05-14T14:44:00Z">
        <w:r w:rsidRPr="00A80061">
          <w:rPr>
            <w:sz w:val="20"/>
            <w:szCs w:val="20"/>
            <w:rPrChange w:id="291" w:author="Sebastian Alonso Carlos" w:date="2026-05-14T16:48:00Z" w16du:dateUtc="2026-05-14T14:48:00Z">
              <w:rPr/>
            </w:rPrChange>
          </w:rPr>
          <w:t>.</w:t>
        </w:r>
      </w:ins>
      <w:del w:id="292" w:author="Sebastian Alonso Carlos" w:date="2026-05-14T16:44:00Z" w16du:dateUtc="2026-05-14T14:44:00Z">
        <w:r w:rsidR="00FF3429" w:rsidRPr="00A80061" w:rsidDel="00A80061">
          <w:rPr>
            <w:sz w:val="20"/>
            <w:szCs w:val="20"/>
            <w:rPrChange w:id="293" w:author="Sebastian Alonso Carlos" w:date="2026-05-14T16:48:00Z" w16du:dateUtc="2026-05-14T14:48:00Z">
              <w:rPr>
                <w:lang w:val="en-GB"/>
              </w:rPr>
            </w:rPrChange>
          </w:rPr>
          <w:delText>Añadir al final como última categoría “For your benefit or common interests”.</w:delText>
        </w:r>
      </w:del>
    </w:p>
    <w:p w14:paraId="15872A5C" w14:textId="77777777" w:rsidR="00A80061" w:rsidRPr="00A80061" w:rsidRDefault="00A80061">
      <w:pPr>
        <w:pStyle w:val="Prrafodelista"/>
        <w:numPr>
          <w:ilvl w:val="1"/>
          <w:numId w:val="2"/>
        </w:numPr>
        <w:ind w:left="1418" w:hanging="284"/>
        <w:rPr>
          <w:ins w:id="294" w:author="Sebastian Alonso Carlos" w:date="2026-05-14T16:48:00Z" w16du:dateUtc="2026-05-14T14:48:00Z"/>
          <w:sz w:val="20"/>
          <w:szCs w:val="20"/>
          <w:rPrChange w:id="295" w:author="Sebastian Alonso Carlos" w:date="2026-05-14T16:48:00Z" w16du:dateUtc="2026-05-14T14:48:00Z">
            <w:rPr>
              <w:ins w:id="296" w:author="Sebastian Alonso Carlos" w:date="2026-05-14T16:48:00Z" w16du:dateUtc="2026-05-14T14:48:00Z"/>
              <w:lang w:val="en-GB"/>
            </w:rPr>
          </w:rPrChange>
        </w:rPr>
        <w:pPrChange w:id="297" w:author="Sebastian Alonso Carlos" w:date="2026-05-14T16:48:00Z" w16du:dateUtc="2026-05-14T14:48:00Z">
          <w:pPr/>
        </w:pPrChange>
      </w:pPr>
    </w:p>
    <w:p w14:paraId="2F601F0C" w14:textId="77777777" w:rsidR="00A80061" w:rsidRPr="00F44FC5" w:rsidRDefault="00A80061" w:rsidP="00A80061">
      <w:pPr>
        <w:pStyle w:val="Prrafodelista"/>
        <w:numPr>
          <w:ilvl w:val="1"/>
          <w:numId w:val="2"/>
        </w:numPr>
        <w:ind w:left="1418" w:hanging="284"/>
        <w:rPr>
          <w:ins w:id="298" w:author="Sebastian Alonso Carlos" w:date="2026-05-14T16:48:00Z" w16du:dateUtc="2026-05-14T14:48:00Z"/>
          <w:sz w:val="20"/>
          <w:szCs w:val="20"/>
          <w:lang w:val="en-GB"/>
        </w:rPr>
      </w:pPr>
      <w:ins w:id="299" w:author="Sebastian Alonso Carlos" w:date="2026-05-14T16:48:00Z" w16du:dateUtc="2026-05-14T14:48:00Z">
        <w:r>
          <w:rPr>
            <w:sz w:val="20"/>
            <w:szCs w:val="20"/>
          </w:rPr>
          <w:t>Añadir nuevo porcentaje en todas las opciones de compañías con el siguiente texto: “</w:t>
        </w:r>
        <w:r w:rsidRPr="0069458C">
          <w:rPr>
            <w:sz w:val="20"/>
            <w:szCs w:val="20"/>
          </w:rPr>
          <w:t>&lt;</w:t>
        </w:r>
        <w:r w:rsidRPr="00860B56">
          <w:rPr>
            <w:sz w:val="20"/>
            <w:szCs w:val="20"/>
          </w:rPr>
          <w:t xml:space="preserve">1% </w:t>
        </w:r>
        <w:proofErr w:type="spellStart"/>
        <w:r w:rsidRPr="00860B56">
          <w:rPr>
            <w:sz w:val="20"/>
            <w:szCs w:val="20"/>
          </w:rPr>
          <w:t>or</w:t>
        </w:r>
        <w:proofErr w:type="spellEnd"/>
        <w:r w:rsidRPr="00860B56">
          <w:rPr>
            <w:sz w:val="20"/>
            <w:szCs w:val="20"/>
          </w:rPr>
          <w:t xml:space="preserve"> no </w:t>
        </w:r>
        <w:proofErr w:type="spellStart"/>
        <w:r w:rsidRPr="00860B56">
          <w:rPr>
            <w:sz w:val="20"/>
            <w:szCs w:val="20"/>
          </w:rPr>
          <w:t>ownership</w:t>
        </w:r>
        <w:proofErr w:type="spellEnd"/>
        <w:r w:rsidRPr="00860B56">
          <w:rPr>
            <w:sz w:val="20"/>
            <w:szCs w:val="20"/>
          </w:rPr>
          <w:t xml:space="preserve"> </w:t>
        </w:r>
        <w:proofErr w:type="spellStart"/>
        <w:r w:rsidRPr="00860B56">
          <w:rPr>
            <w:sz w:val="20"/>
            <w:szCs w:val="20"/>
          </w:rPr>
          <w:t>interest</w:t>
        </w:r>
        <w:proofErr w:type="spellEnd"/>
        <w:r>
          <w:rPr>
            <w:sz w:val="20"/>
            <w:szCs w:val="20"/>
          </w:rPr>
          <w:t>”</w:t>
        </w:r>
      </w:ins>
    </w:p>
    <w:p w14:paraId="1593E442" w14:textId="77777777" w:rsidR="00A80061" w:rsidRPr="00F44FC5" w:rsidRDefault="00A80061" w:rsidP="00A80061">
      <w:pPr>
        <w:pStyle w:val="Prrafodelista"/>
        <w:ind w:left="1418"/>
        <w:rPr>
          <w:ins w:id="300" w:author="Sebastian Alonso Carlos" w:date="2026-05-14T16:48:00Z" w16du:dateUtc="2026-05-14T14:48:00Z"/>
          <w:sz w:val="20"/>
          <w:szCs w:val="20"/>
          <w:lang w:val="en-GB"/>
        </w:rPr>
      </w:pPr>
    </w:p>
    <w:p w14:paraId="65A863BC" w14:textId="77777777" w:rsidR="00A80061" w:rsidRDefault="00A80061" w:rsidP="00A80061">
      <w:pPr>
        <w:pStyle w:val="Prrafodelista"/>
        <w:numPr>
          <w:ilvl w:val="0"/>
          <w:numId w:val="2"/>
        </w:numPr>
        <w:ind w:left="1134" w:hanging="425"/>
        <w:rPr>
          <w:ins w:id="301" w:author="Sebastian Alonso Carlos" w:date="2026-05-14T16:48:00Z" w16du:dateUtc="2026-05-14T14:48:00Z"/>
          <w:sz w:val="20"/>
          <w:szCs w:val="20"/>
          <w:lang w:val="en-GB"/>
        </w:rPr>
      </w:pPr>
      <w:ins w:id="302" w:author="Sebastian Alonso Carlos" w:date="2026-05-14T16:48:00Z" w16du:dateUtc="2026-05-14T14:48:00Z">
        <w:r>
          <w:rPr>
            <w:sz w:val="20"/>
            <w:szCs w:val="20"/>
            <w:lang w:val="en-GB"/>
          </w:rPr>
          <w:t xml:space="preserve">Crear </w:t>
        </w:r>
        <w:proofErr w:type="spellStart"/>
        <w:r>
          <w:rPr>
            <w:sz w:val="20"/>
            <w:szCs w:val="20"/>
            <w:lang w:val="en-GB"/>
          </w:rPr>
          <w:t>nuevos</w:t>
        </w:r>
        <w:proofErr w:type="spellEnd"/>
        <w:r>
          <w:rPr>
            <w:sz w:val="20"/>
            <w:szCs w:val="20"/>
            <w:lang w:val="en-GB"/>
          </w:rPr>
          <w:t xml:space="preserve"> campos de </w:t>
        </w:r>
        <w:proofErr w:type="spellStart"/>
        <w:r>
          <w:rPr>
            <w:sz w:val="20"/>
            <w:szCs w:val="20"/>
            <w:lang w:val="en-GB"/>
          </w:rPr>
          <w:t>respueta</w:t>
        </w:r>
        <w:proofErr w:type="spellEnd"/>
        <w:r>
          <w:rPr>
            <w:sz w:val="20"/>
            <w:szCs w:val="20"/>
            <w:lang w:val="en-GB"/>
          </w:rPr>
          <w:t xml:space="preserve"> yes/no</w:t>
        </w:r>
      </w:ins>
    </w:p>
    <w:p w14:paraId="08070023" w14:textId="77777777" w:rsidR="00A80061" w:rsidRPr="003F67C1" w:rsidRDefault="00A80061" w:rsidP="00A80061">
      <w:pPr>
        <w:pStyle w:val="Prrafodelista"/>
        <w:numPr>
          <w:ilvl w:val="1"/>
          <w:numId w:val="2"/>
        </w:numPr>
        <w:rPr>
          <w:ins w:id="303" w:author="Sebastian Alonso Carlos" w:date="2026-05-14T16:48:00Z" w16du:dateUtc="2026-05-14T14:48:00Z"/>
          <w:sz w:val="20"/>
          <w:szCs w:val="20"/>
          <w:lang w:val="en-GB"/>
        </w:rPr>
      </w:pPr>
      <w:ins w:id="304" w:author="Sebastian Alonso Carlos" w:date="2026-05-14T16:48:00Z" w16du:dateUtc="2026-05-14T14:48:00Z">
        <w:r w:rsidRPr="003F67C1">
          <w:rPr>
            <w:sz w:val="20"/>
            <w:szCs w:val="20"/>
          </w:rPr>
          <w:t xml:space="preserve">Control </w:t>
        </w:r>
        <w:proofErr w:type="spellStart"/>
        <w:r w:rsidRPr="003F67C1">
          <w:rPr>
            <w:sz w:val="20"/>
            <w:szCs w:val="20"/>
          </w:rPr>
          <w:t>or</w:t>
        </w:r>
        <w:proofErr w:type="spellEnd"/>
        <w:r w:rsidRPr="003F67C1">
          <w:rPr>
            <w:sz w:val="20"/>
            <w:szCs w:val="20"/>
          </w:rPr>
          <w:t xml:space="preserve"> </w:t>
        </w:r>
        <w:proofErr w:type="spellStart"/>
        <w:r w:rsidRPr="003F67C1">
          <w:rPr>
            <w:sz w:val="20"/>
            <w:szCs w:val="20"/>
          </w:rPr>
          <w:t>joint</w:t>
        </w:r>
        <w:proofErr w:type="spellEnd"/>
        <w:r w:rsidRPr="003F67C1">
          <w:rPr>
            <w:sz w:val="20"/>
            <w:szCs w:val="20"/>
          </w:rPr>
          <w:t xml:space="preserve"> control </w:t>
        </w:r>
        <w:proofErr w:type="spellStart"/>
        <w:r w:rsidRPr="003F67C1">
          <w:rPr>
            <w:sz w:val="20"/>
            <w:szCs w:val="20"/>
          </w:rPr>
          <w:t>or</w:t>
        </w:r>
        <w:proofErr w:type="spellEnd"/>
        <w:r>
          <w:rPr>
            <w:sz w:val="20"/>
            <w:szCs w:val="20"/>
          </w:rPr>
          <w:t xml:space="preserve"> s</w:t>
        </w:r>
        <w:proofErr w:type="spellStart"/>
        <w:r w:rsidRPr="003F67C1">
          <w:rPr>
            <w:sz w:val="20"/>
            <w:szCs w:val="20"/>
            <w:lang w:val="en-GB"/>
          </w:rPr>
          <w:t>ignificant</w:t>
        </w:r>
        <w:proofErr w:type="spellEnd"/>
        <w:r w:rsidRPr="003F67C1">
          <w:rPr>
            <w:sz w:val="20"/>
            <w:szCs w:val="20"/>
            <w:lang w:val="en-GB"/>
          </w:rPr>
          <w:t xml:space="preserve"> influence</w:t>
        </w:r>
      </w:ins>
    </w:p>
    <w:p w14:paraId="24CE031F" w14:textId="77777777" w:rsidR="00F07C0E" w:rsidRDefault="00A80061" w:rsidP="00F07C0E">
      <w:pPr>
        <w:pStyle w:val="Prrafodelista"/>
        <w:numPr>
          <w:ilvl w:val="1"/>
          <w:numId w:val="2"/>
        </w:numPr>
        <w:rPr>
          <w:ins w:id="305" w:author="Sebastian Alonso Carlos" w:date="2026-05-14T16:48:00Z" w16du:dateUtc="2026-05-14T14:48:00Z"/>
          <w:sz w:val="20"/>
          <w:szCs w:val="20"/>
          <w:lang w:val="en-GB"/>
        </w:rPr>
      </w:pPr>
      <w:ins w:id="306" w:author="Sebastian Alonso Carlos" w:date="2026-05-14T16:48:00Z" w16du:dateUtc="2026-05-14T14:48:00Z">
        <w:r>
          <w:rPr>
            <w:sz w:val="20"/>
            <w:szCs w:val="20"/>
            <w:lang w:val="en-GB"/>
          </w:rPr>
          <w:t>Established f</w:t>
        </w:r>
        <w:r w:rsidRPr="00FF3429">
          <w:rPr>
            <w:sz w:val="20"/>
            <w:szCs w:val="20"/>
            <w:lang w:val="en-GB"/>
          </w:rPr>
          <w:t xml:space="preserve">or </w:t>
        </w:r>
        <w:r>
          <w:rPr>
            <w:sz w:val="20"/>
            <w:szCs w:val="20"/>
            <w:lang w:val="en-GB"/>
          </w:rPr>
          <w:t>his/her</w:t>
        </w:r>
        <w:r w:rsidRPr="00FF3429">
          <w:rPr>
            <w:sz w:val="20"/>
            <w:szCs w:val="20"/>
            <w:lang w:val="en-GB"/>
          </w:rPr>
          <w:t xml:space="preserve"> benefit</w:t>
        </w:r>
        <w:r>
          <w:rPr>
            <w:sz w:val="20"/>
            <w:szCs w:val="20"/>
            <w:lang w:val="en-GB"/>
          </w:rPr>
          <w:t xml:space="preserve"> / </w:t>
        </w:r>
        <w:r w:rsidRPr="00FF3429">
          <w:rPr>
            <w:sz w:val="20"/>
            <w:szCs w:val="20"/>
            <w:lang w:val="en-GB"/>
          </w:rPr>
          <w:t>common interests</w:t>
        </w:r>
      </w:ins>
    </w:p>
    <w:p w14:paraId="1351AFFC" w14:textId="207432CF" w:rsidR="00A80061" w:rsidRPr="00F07C0E" w:rsidRDefault="00A80061">
      <w:pPr>
        <w:pStyle w:val="Prrafodelista"/>
        <w:numPr>
          <w:ilvl w:val="1"/>
          <w:numId w:val="2"/>
        </w:numPr>
        <w:rPr>
          <w:ins w:id="307" w:author="Sebastian Alonso Carlos" w:date="2026-05-14T16:48:00Z" w16du:dateUtc="2026-05-14T14:48:00Z"/>
          <w:sz w:val="20"/>
          <w:szCs w:val="20"/>
          <w:lang w:val="en-GB"/>
          <w:rPrChange w:id="308" w:author="Sebastian Alonso Carlos" w:date="2026-05-14T16:48:00Z" w16du:dateUtc="2026-05-14T14:48:00Z">
            <w:rPr>
              <w:ins w:id="309" w:author="Sebastian Alonso Carlos" w:date="2026-05-14T16:48:00Z" w16du:dateUtc="2026-05-14T14:48:00Z"/>
              <w:lang w:val="en-GB"/>
            </w:rPr>
          </w:rPrChange>
        </w:rPr>
        <w:pPrChange w:id="310" w:author="Sebastian Alonso Carlos" w:date="2026-05-14T16:48:00Z" w16du:dateUtc="2026-05-14T14:48:00Z">
          <w:pPr>
            <w:pStyle w:val="Prrafodelista"/>
            <w:ind w:left="1440"/>
          </w:pPr>
        </w:pPrChange>
      </w:pPr>
      <w:ins w:id="311" w:author="Sebastian Alonso Carlos" w:date="2026-05-14T16:48:00Z" w16du:dateUtc="2026-05-14T14:48:00Z">
        <w:r w:rsidRPr="00F07C0E">
          <w:rPr>
            <w:sz w:val="20"/>
            <w:szCs w:val="20"/>
            <w:lang w:val="en-GB"/>
            <w:rPrChange w:id="312" w:author="Sebastian Alonso Carlos" w:date="2026-05-14T16:48:00Z" w16du:dateUtc="2026-05-14T14:48:00Z">
              <w:rPr>
                <w:lang w:val="en-GB"/>
              </w:rPr>
            </w:rPrChange>
          </w:rPr>
          <w:t>Conflict of interests</w:t>
        </w:r>
      </w:ins>
    </w:p>
    <w:p w14:paraId="6339DCF7" w14:textId="19445498" w:rsidR="007D781D" w:rsidRPr="00D87ED9" w:rsidDel="00A80061" w:rsidRDefault="00FF3429">
      <w:pPr>
        <w:rPr>
          <w:del w:id="313" w:author="Sebastian Alonso Carlos" w:date="2026-05-14T16:46:00Z" w16du:dateUtc="2026-05-14T14:46:00Z"/>
        </w:rPr>
        <w:pPrChange w:id="314" w:author="Sebastian Alonso Carlos" w:date="2026-05-14T16:49:00Z" w16du:dateUtc="2026-05-14T14:49:00Z">
          <w:pPr>
            <w:pStyle w:val="Prrafodelista"/>
            <w:numPr>
              <w:ilvl w:val="1"/>
              <w:numId w:val="2"/>
            </w:numPr>
            <w:ind w:left="1418" w:hanging="284"/>
          </w:pPr>
        </w:pPrChange>
      </w:pPr>
      <w:del w:id="315" w:author="Sebastian Alonso Carlos" w:date="2026-05-14T16:46:00Z" w16du:dateUtc="2026-05-14T14:46:00Z">
        <w:r w:rsidRPr="00F07C0E" w:rsidDel="00A80061">
          <w:rPr>
            <w:color w:val="00B0F0"/>
            <w:rPrChange w:id="316" w:author="Sebastian Alonso Carlos" w:date="2026-05-14T16:49:00Z" w16du:dateUtc="2026-05-14T14:49:00Z">
              <w:rPr/>
            </w:rPrChange>
          </w:rPr>
          <w:delText>Cuando se seleccione Listed company en el desplegable de shareholding cambiar el 5% por un 10%.</w:delText>
        </w:r>
      </w:del>
    </w:p>
    <w:p w14:paraId="4A4C998D" w14:textId="77777777" w:rsidR="00CC2477" w:rsidRPr="00D87ED9" w:rsidRDefault="00CC2477">
      <w:pPr>
        <w:pPrChange w:id="317" w:author="Sebastian Alonso Carlos" w:date="2026-05-14T16:49:00Z" w16du:dateUtc="2026-05-14T14:49:00Z">
          <w:pPr>
            <w:pStyle w:val="Prrafodelista"/>
            <w:ind w:left="1418"/>
          </w:pPr>
        </w:pPrChange>
      </w:pPr>
    </w:p>
    <w:p w14:paraId="316B619B" w14:textId="2C2BE1F9" w:rsidR="00CC2477" w:rsidRPr="00F07C0E" w:rsidDel="00F07C0E" w:rsidRDefault="00CC2477" w:rsidP="003409A0">
      <w:pPr>
        <w:pStyle w:val="Prrafodelista"/>
        <w:numPr>
          <w:ilvl w:val="0"/>
          <w:numId w:val="2"/>
        </w:numPr>
        <w:ind w:left="1134" w:hanging="425"/>
        <w:rPr>
          <w:del w:id="318" w:author="Sebastian Alonso Carlos" w:date="2026-05-14T16:49:00Z" w16du:dateUtc="2026-05-14T14:49:00Z"/>
          <w:sz w:val="20"/>
          <w:szCs w:val="20"/>
          <w:rPrChange w:id="319" w:author="Sebastian Alonso Carlos" w:date="2026-05-14T16:49:00Z" w16du:dateUtc="2026-05-14T14:49:00Z">
            <w:rPr>
              <w:del w:id="320" w:author="Sebastian Alonso Carlos" w:date="2026-05-14T16:49:00Z" w16du:dateUtc="2026-05-14T14:49:00Z"/>
              <w:sz w:val="20"/>
              <w:szCs w:val="20"/>
              <w:highlight w:val="yellow"/>
            </w:rPr>
          </w:rPrChange>
        </w:rPr>
      </w:pPr>
      <w:del w:id="321" w:author="Sebastian Alonso Carlos" w:date="2026-05-14T16:49:00Z" w16du:dateUtc="2026-05-14T14:49:00Z">
        <w:r w:rsidRPr="00F07C0E" w:rsidDel="00F07C0E">
          <w:rPr>
            <w:sz w:val="20"/>
            <w:szCs w:val="20"/>
            <w:rPrChange w:id="322" w:author="Sebastian Alonso Carlos" w:date="2026-05-14T16:49:00Z" w16du:dateUtc="2026-05-14T14:49:00Z">
              <w:rPr>
                <w:sz w:val="20"/>
                <w:szCs w:val="20"/>
                <w:highlight w:val="yellow"/>
              </w:rPr>
            </w:rPrChange>
          </w:rPr>
          <w:delText xml:space="preserve">Confirmar con Cumplimiento las referencias que aparecen marcadas en azul (aquí hemos sustituido la referencia al 5% en cotizadas </w:delText>
        </w:r>
        <w:r w:rsidR="00832CB0" w:rsidRPr="00F07C0E" w:rsidDel="00F07C0E">
          <w:rPr>
            <w:sz w:val="20"/>
            <w:szCs w:val="20"/>
            <w:rPrChange w:id="323" w:author="Sebastian Alonso Carlos" w:date="2026-05-14T16:49:00Z" w16du:dateUtc="2026-05-14T14:49:00Z">
              <w:rPr>
                <w:sz w:val="20"/>
                <w:szCs w:val="20"/>
                <w:highlight w:val="yellow"/>
              </w:rPr>
            </w:rPrChange>
          </w:rPr>
          <w:delText>por e</w:delText>
        </w:r>
        <w:r w:rsidRPr="00F07C0E" w:rsidDel="00F07C0E">
          <w:rPr>
            <w:sz w:val="20"/>
            <w:szCs w:val="20"/>
            <w:rPrChange w:id="324" w:author="Sebastian Alonso Carlos" w:date="2026-05-14T16:49:00Z" w16du:dateUtc="2026-05-14T14:49:00Z">
              <w:rPr>
                <w:sz w:val="20"/>
                <w:szCs w:val="20"/>
                <w:highlight w:val="yellow"/>
              </w:rPr>
            </w:rPrChange>
          </w:rPr>
          <w:delText xml:space="preserve">l 10%). </w:delText>
        </w:r>
      </w:del>
    </w:p>
    <w:p w14:paraId="10E99F76" w14:textId="089DA012" w:rsidR="00CC2477" w:rsidDel="00F07C0E" w:rsidRDefault="00CC2477" w:rsidP="00FF3429">
      <w:pPr>
        <w:pStyle w:val="Prrafodelista"/>
        <w:ind w:left="1440"/>
        <w:rPr>
          <w:del w:id="325" w:author="Sebastian Alonso Carlos" w:date="2026-05-14T16:49:00Z" w16du:dateUtc="2026-05-14T14:49:00Z"/>
          <w:sz w:val="20"/>
          <w:szCs w:val="20"/>
        </w:rPr>
      </w:pPr>
    </w:p>
    <w:p w14:paraId="3DC4379A" w14:textId="77777777" w:rsidR="00FF3429" w:rsidRPr="00E30E63" w:rsidRDefault="00FF3429" w:rsidP="00FF3429">
      <w:pPr>
        <w:pStyle w:val="Prrafodelista"/>
        <w:ind w:left="1440"/>
        <w:rPr>
          <w:sz w:val="20"/>
          <w:szCs w:val="20"/>
        </w:rPr>
      </w:pPr>
    </w:p>
    <w:p w14:paraId="17400D10" w14:textId="5DCF775C" w:rsidR="00200B31" w:rsidRDefault="00200B31" w:rsidP="00BB5E65">
      <w:pPr>
        <w:jc w:val="center"/>
        <w:rPr>
          <w:b/>
          <w:bCs/>
          <w:sz w:val="32"/>
          <w:szCs w:val="32"/>
        </w:rPr>
      </w:pPr>
      <w:r w:rsidRPr="00200B31">
        <w:rPr>
          <w:b/>
          <w:bCs/>
          <w:noProof/>
          <w:sz w:val="32"/>
          <w:szCs w:val="32"/>
        </w:rPr>
        <w:lastRenderedPageBreak/>
        <w:drawing>
          <wp:inline distT="0" distB="0" distL="0" distR="0" wp14:anchorId="7B22F21D" wp14:editId="37AD3802">
            <wp:extent cx="5755429" cy="2371241"/>
            <wp:effectExtent l="0" t="0" r="0" b="0"/>
            <wp:docPr id="1883178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78244" name=""/>
                    <pic:cNvPicPr/>
                  </pic:nvPicPr>
                  <pic:blipFill>
                    <a:blip r:embed="rId19"/>
                    <a:stretch>
                      <a:fillRect/>
                    </a:stretch>
                  </pic:blipFill>
                  <pic:spPr>
                    <a:xfrm>
                      <a:off x="0" y="0"/>
                      <a:ext cx="5765395" cy="2375347"/>
                    </a:xfrm>
                    <a:prstGeom prst="rect">
                      <a:avLst/>
                    </a:prstGeom>
                  </pic:spPr>
                </pic:pic>
              </a:graphicData>
            </a:graphic>
          </wp:inline>
        </w:drawing>
      </w:r>
    </w:p>
    <w:p w14:paraId="6484726A" w14:textId="77777777" w:rsidR="00FF3429" w:rsidRPr="00AC4DC6" w:rsidRDefault="00FF3429" w:rsidP="00FF3429">
      <w:pPr>
        <w:ind w:firstLine="708"/>
        <w:rPr>
          <w:sz w:val="20"/>
          <w:szCs w:val="20"/>
        </w:rPr>
      </w:pPr>
      <w:r>
        <w:rPr>
          <w:sz w:val="20"/>
          <w:szCs w:val="20"/>
        </w:rPr>
        <w:t xml:space="preserve">Ventana </w:t>
      </w:r>
      <w:r w:rsidRPr="00AC4DC6">
        <w:rPr>
          <w:sz w:val="20"/>
          <w:szCs w:val="20"/>
        </w:rPr>
        <w:t xml:space="preserve">emergente </w:t>
      </w:r>
    </w:p>
    <w:p w14:paraId="2952922C" w14:textId="7F37D785" w:rsidR="00B506B8" w:rsidRPr="00FF3429" w:rsidRDefault="00FF3429" w:rsidP="00FF3429">
      <w:pPr>
        <w:pStyle w:val="Prrafodelista"/>
        <w:numPr>
          <w:ilvl w:val="0"/>
          <w:numId w:val="2"/>
        </w:numPr>
        <w:ind w:left="993" w:hanging="284"/>
        <w:rPr>
          <w:sz w:val="20"/>
          <w:szCs w:val="20"/>
          <w:lang w:val="en-GB"/>
        </w:rPr>
      </w:pPr>
      <w:r w:rsidRPr="00FF3429">
        <w:rPr>
          <w:sz w:val="20"/>
          <w:szCs w:val="20"/>
          <w:lang w:val="en-US"/>
        </w:rPr>
        <w:t xml:space="preserve">Cambiar </w:t>
      </w:r>
      <w:proofErr w:type="spellStart"/>
      <w:r w:rsidRPr="00FF3429">
        <w:rPr>
          <w:sz w:val="20"/>
          <w:szCs w:val="20"/>
          <w:lang w:val="en-US"/>
        </w:rPr>
        <w:t>texto</w:t>
      </w:r>
      <w:proofErr w:type="spellEnd"/>
      <w:r w:rsidRPr="00FF3429">
        <w:rPr>
          <w:sz w:val="20"/>
          <w:szCs w:val="20"/>
          <w:lang w:val="en-US"/>
        </w:rPr>
        <w:t xml:space="preserve"> </w:t>
      </w:r>
      <w:proofErr w:type="spellStart"/>
      <w:r w:rsidRPr="00FF3429">
        <w:rPr>
          <w:sz w:val="20"/>
          <w:szCs w:val="20"/>
          <w:lang w:val="en-US"/>
        </w:rPr>
        <w:t>por</w:t>
      </w:r>
      <w:proofErr w:type="spellEnd"/>
      <w:r w:rsidRPr="00FF3429">
        <w:rPr>
          <w:sz w:val="20"/>
          <w:szCs w:val="20"/>
          <w:lang w:val="en-US"/>
        </w:rPr>
        <w:t xml:space="preserve"> “</w:t>
      </w:r>
      <w:r w:rsidR="00B506B8" w:rsidRPr="00FF3429">
        <w:rPr>
          <w:sz w:val="20"/>
          <w:szCs w:val="20"/>
          <w:lang w:val="en-GB"/>
        </w:rPr>
        <w:t>Please fill in/update the information on non-banking transactions (including advisory and consultancy services) and/or property purchases that you and/or your related parties have carried out with Banco Santander or other Santander Group companies</w:t>
      </w:r>
      <w:r>
        <w:rPr>
          <w:sz w:val="20"/>
          <w:szCs w:val="20"/>
          <w:lang w:val="en-GB"/>
        </w:rPr>
        <w:t>”</w:t>
      </w:r>
      <w:r w:rsidR="00B506B8" w:rsidRPr="00FF3429">
        <w:rPr>
          <w:sz w:val="20"/>
          <w:szCs w:val="20"/>
          <w:lang w:val="en-GB"/>
        </w:rPr>
        <w:t>.</w:t>
      </w:r>
    </w:p>
    <w:p w14:paraId="52BBED16" w14:textId="13D703D9" w:rsidR="00200B31" w:rsidRDefault="00200B31" w:rsidP="00BB5E65">
      <w:pPr>
        <w:jc w:val="center"/>
        <w:rPr>
          <w:b/>
          <w:bCs/>
          <w:sz w:val="32"/>
          <w:szCs w:val="32"/>
        </w:rPr>
      </w:pPr>
      <w:r w:rsidRPr="00200B31">
        <w:rPr>
          <w:b/>
          <w:bCs/>
          <w:noProof/>
          <w:sz w:val="32"/>
          <w:szCs w:val="32"/>
        </w:rPr>
        <w:drawing>
          <wp:inline distT="0" distB="0" distL="0" distR="0" wp14:anchorId="3ABB5E85" wp14:editId="30C6F810">
            <wp:extent cx="6006915" cy="2502977"/>
            <wp:effectExtent l="0" t="0" r="0" b="0"/>
            <wp:docPr id="1369275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75259" name=""/>
                    <pic:cNvPicPr/>
                  </pic:nvPicPr>
                  <pic:blipFill>
                    <a:blip r:embed="rId20"/>
                    <a:stretch>
                      <a:fillRect/>
                    </a:stretch>
                  </pic:blipFill>
                  <pic:spPr>
                    <a:xfrm>
                      <a:off x="0" y="0"/>
                      <a:ext cx="6020218" cy="2508520"/>
                    </a:xfrm>
                    <a:prstGeom prst="rect">
                      <a:avLst/>
                    </a:prstGeom>
                  </pic:spPr>
                </pic:pic>
              </a:graphicData>
            </a:graphic>
          </wp:inline>
        </w:drawing>
      </w:r>
    </w:p>
    <w:p w14:paraId="5A9F8CB4" w14:textId="0876C8FF" w:rsidR="00F640A0" w:rsidRDefault="00F640A0" w:rsidP="00BB5E65">
      <w:pPr>
        <w:jc w:val="center"/>
        <w:rPr>
          <w:b/>
          <w:bCs/>
          <w:sz w:val="32"/>
          <w:szCs w:val="32"/>
        </w:rPr>
      </w:pPr>
      <w:r w:rsidRPr="00F640A0">
        <w:rPr>
          <w:b/>
          <w:bCs/>
          <w:noProof/>
          <w:sz w:val="32"/>
          <w:szCs w:val="32"/>
        </w:rPr>
        <w:drawing>
          <wp:inline distT="0" distB="0" distL="0" distR="0" wp14:anchorId="500986B9" wp14:editId="282444AB">
            <wp:extent cx="6011564" cy="2177512"/>
            <wp:effectExtent l="0" t="0" r="8255" b="0"/>
            <wp:docPr id="591123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23679" name=""/>
                    <pic:cNvPicPr/>
                  </pic:nvPicPr>
                  <pic:blipFill>
                    <a:blip r:embed="rId21"/>
                    <a:stretch>
                      <a:fillRect/>
                    </a:stretch>
                  </pic:blipFill>
                  <pic:spPr>
                    <a:xfrm>
                      <a:off x="0" y="0"/>
                      <a:ext cx="6030821" cy="2184487"/>
                    </a:xfrm>
                    <a:prstGeom prst="rect">
                      <a:avLst/>
                    </a:prstGeom>
                  </pic:spPr>
                </pic:pic>
              </a:graphicData>
            </a:graphic>
          </wp:inline>
        </w:drawing>
      </w:r>
    </w:p>
    <w:p w14:paraId="72D6D06E" w14:textId="52F88F77" w:rsidR="00B506B8" w:rsidRDefault="00FF3429" w:rsidP="00FF3429">
      <w:pPr>
        <w:ind w:firstLine="708"/>
        <w:rPr>
          <w:sz w:val="20"/>
          <w:szCs w:val="20"/>
        </w:rPr>
      </w:pPr>
      <w:r>
        <w:rPr>
          <w:sz w:val="20"/>
          <w:szCs w:val="20"/>
        </w:rPr>
        <w:t>D</w:t>
      </w:r>
      <w:r w:rsidR="006A74DB">
        <w:rPr>
          <w:sz w:val="20"/>
          <w:szCs w:val="20"/>
        </w:rPr>
        <w:t>esplegables</w:t>
      </w:r>
      <w:r w:rsidR="00F640A0">
        <w:rPr>
          <w:sz w:val="20"/>
          <w:szCs w:val="20"/>
        </w:rPr>
        <w:t xml:space="preserve"> </w:t>
      </w:r>
      <w:r>
        <w:rPr>
          <w:sz w:val="20"/>
          <w:szCs w:val="20"/>
        </w:rPr>
        <w:t>“</w:t>
      </w:r>
      <w:proofErr w:type="spellStart"/>
      <w:r w:rsidR="00F640A0">
        <w:rPr>
          <w:sz w:val="20"/>
          <w:szCs w:val="20"/>
        </w:rPr>
        <w:t>Type</w:t>
      </w:r>
      <w:proofErr w:type="spellEnd"/>
      <w:r w:rsidR="00F640A0">
        <w:rPr>
          <w:sz w:val="20"/>
          <w:szCs w:val="20"/>
        </w:rPr>
        <w:t xml:space="preserve"> </w:t>
      </w:r>
      <w:proofErr w:type="spellStart"/>
      <w:r w:rsidR="00F640A0">
        <w:rPr>
          <w:sz w:val="20"/>
          <w:szCs w:val="20"/>
        </w:rPr>
        <w:t>of</w:t>
      </w:r>
      <w:proofErr w:type="spellEnd"/>
      <w:r w:rsidR="00F640A0">
        <w:rPr>
          <w:sz w:val="20"/>
          <w:szCs w:val="20"/>
        </w:rPr>
        <w:t xml:space="preserve"> Service</w:t>
      </w:r>
      <w:r>
        <w:rPr>
          <w:sz w:val="20"/>
          <w:szCs w:val="20"/>
        </w:rPr>
        <w:t>”</w:t>
      </w:r>
      <w:r w:rsidR="00FF22C0">
        <w:rPr>
          <w:sz w:val="20"/>
          <w:szCs w:val="20"/>
        </w:rPr>
        <w:t xml:space="preserve"> (poner </w:t>
      </w:r>
      <w:r>
        <w:rPr>
          <w:sz w:val="20"/>
          <w:szCs w:val="20"/>
        </w:rPr>
        <w:t>“</w:t>
      </w:r>
      <w:proofErr w:type="spellStart"/>
      <w:r>
        <w:rPr>
          <w:sz w:val="20"/>
          <w:szCs w:val="20"/>
        </w:rPr>
        <w:t>service</w:t>
      </w:r>
      <w:proofErr w:type="spellEnd"/>
      <w:r>
        <w:rPr>
          <w:sz w:val="20"/>
          <w:szCs w:val="20"/>
        </w:rPr>
        <w:t>”</w:t>
      </w:r>
      <w:r w:rsidR="00FF22C0">
        <w:rPr>
          <w:sz w:val="20"/>
          <w:szCs w:val="20"/>
        </w:rPr>
        <w:t xml:space="preserve"> en minúscula)</w:t>
      </w:r>
      <w:r w:rsidR="006A74DB">
        <w:rPr>
          <w:sz w:val="20"/>
          <w:szCs w:val="20"/>
        </w:rPr>
        <w:t>:</w:t>
      </w:r>
    </w:p>
    <w:p w14:paraId="04C06FB5" w14:textId="5A721892" w:rsidR="00B506B8" w:rsidRPr="006A74DB" w:rsidRDefault="00B506B8" w:rsidP="006A74DB">
      <w:pPr>
        <w:pStyle w:val="Prrafodelista"/>
        <w:numPr>
          <w:ilvl w:val="0"/>
          <w:numId w:val="2"/>
        </w:numPr>
        <w:rPr>
          <w:sz w:val="20"/>
          <w:szCs w:val="20"/>
        </w:rPr>
      </w:pPr>
      <w:r w:rsidRPr="006A74DB">
        <w:rPr>
          <w:sz w:val="20"/>
          <w:szCs w:val="20"/>
        </w:rPr>
        <w:t xml:space="preserve">Eliminar </w:t>
      </w:r>
      <w:r w:rsidR="00FF3429">
        <w:rPr>
          <w:sz w:val="20"/>
          <w:szCs w:val="20"/>
        </w:rPr>
        <w:t>“</w:t>
      </w:r>
      <w:r w:rsidRPr="006A74DB">
        <w:rPr>
          <w:sz w:val="20"/>
          <w:szCs w:val="20"/>
        </w:rPr>
        <w:t>Leasing</w:t>
      </w:r>
      <w:r w:rsidR="00FF3429">
        <w:rPr>
          <w:sz w:val="20"/>
          <w:szCs w:val="20"/>
        </w:rPr>
        <w:t>”.</w:t>
      </w:r>
    </w:p>
    <w:p w14:paraId="44F7D533" w14:textId="7D8B0CAC" w:rsidR="00B506B8" w:rsidRPr="006F2D3D" w:rsidRDefault="006A74DB" w:rsidP="006A74DB">
      <w:pPr>
        <w:pStyle w:val="Prrafodelista"/>
        <w:numPr>
          <w:ilvl w:val="0"/>
          <w:numId w:val="2"/>
        </w:numPr>
        <w:rPr>
          <w:sz w:val="20"/>
          <w:szCs w:val="20"/>
          <w:lang w:val="en-US"/>
        </w:rPr>
      </w:pPr>
      <w:r w:rsidRPr="006F2D3D">
        <w:rPr>
          <w:sz w:val="20"/>
          <w:szCs w:val="20"/>
          <w:lang w:val="en-US"/>
        </w:rPr>
        <w:t xml:space="preserve">Cambiar </w:t>
      </w:r>
      <w:r w:rsidR="00FF3429">
        <w:rPr>
          <w:sz w:val="20"/>
          <w:szCs w:val="20"/>
          <w:lang w:val="en-US"/>
        </w:rPr>
        <w:t>“</w:t>
      </w:r>
      <w:r w:rsidRPr="006F2D3D">
        <w:rPr>
          <w:sz w:val="20"/>
          <w:szCs w:val="20"/>
          <w:lang w:val="en-US"/>
        </w:rPr>
        <w:t>Counseling / Consulting</w:t>
      </w:r>
      <w:r w:rsidR="00FF3429">
        <w:rPr>
          <w:sz w:val="20"/>
          <w:szCs w:val="20"/>
          <w:lang w:val="en-US"/>
        </w:rPr>
        <w:t>”</w:t>
      </w:r>
      <w:r w:rsidRPr="006F2D3D">
        <w:rPr>
          <w:sz w:val="20"/>
          <w:szCs w:val="20"/>
          <w:lang w:val="en-US"/>
        </w:rPr>
        <w:t xml:space="preserve"> </w:t>
      </w:r>
      <w:proofErr w:type="spellStart"/>
      <w:r w:rsidRPr="006F2D3D">
        <w:rPr>
          <w:sz w:val="20"/>
          <w:szCs w:val="20"/>
          <w:lang w:val="en-US"/>
        </w:rPr>
        <w:t>por</w:t>
      </w:r>
      <w:proofErr w:type="spellEnd"/>
      <w:r w:rsidRPr="006F2D3D">
        <w:rPr>
          <w:sz w:val="20"/>
          <w:szCs w:val="20"/>
          <w:lang w:val="en-US"/>
        </w:rPr>
        <w:t xml:space="preserve"> </w:t>
      </w:r>
      <w:r w:rsidR="00FF3429">
        <w:rPr>
          <w:sz w:val="20"/>
          <w:szCs w:val="20"/>
          <w:lang w:val="en-US"/>
        </w:rPr>
        <w:t>“</w:t>
      </w:r>
      <w:r w:rsidRPr="006F2D3D">
        <w:rPr>
          <w:sz w:val="20"/>
          <w:szCs w:val="20"/>
          <w:lang w:val="en-US"/>
        </w:rPr>
        <w:t>Consulting services</w:t>
      </w:r>
      <w:r w:rsidR="00FF3429">
        <w:rPr>
          <w:sz w:val="20"/>
          <w:szCs w:val="20"/>
          <w:lang w:val="en-US"/>
        </w:rPr>
        <w:t>”.</w:t>
      </w:r>
    </w:p>
    <w:p w14:paraId="5463FB08" w14:textId="052B0135" w:rsidR="006A74DB" w:rsidRPr="006F2D3D" w:rsidRDefault="006A74DB" w:rsidP="006A74DB">
      <w:pPr>
        <w:pStyle w:val="Prrafodelista"/>
        <w:numPr>
          <w:ilvl w:val="0"/>
          <w:numId w:val="2"/>
        </w:numPr>
        <w:rPr>
          <w:sz w:val="20"/>
          <w:szCs w:val="20"/>
          <w:lang w:val="en-US"/>
        </w:rPr>
      </w:pPr>
      <w:r w:rsidRPr="006F2D3D">
        <w:rPr>
          <w:sz w:val="20"/>
          <w:szCs w:val="20"/>
          <w:lang w:val="en-US"/>
        </w:rPr>
        <w:t xml:space="preserve">Cambiar </w:t>
      </w:r>
      <w:r w:rsidR="00FF3429">
        <w:rPr>
          <w:sz w:val="20"/>
          <w:szCs w:val="20"/>
          <w:lang w:val="en-US"/>
        </w:rPr>
        <w:t>“</w:t>
      </w:r>
      <w:r w:rsidRPr="006F2D3D">
        <w:rPr>
          <w:sz w:val="20"/>
          <w:szCs w:val="20"/>
          <w:lang w:val="en-US"/>
        </w:rPr>
        <w:t>Provision of services</w:t>
      </w:r>
      <w:r w:rsidR="00FF3429">
        <w:rPr>
          <w:sz w:val="20"/>
          <w:szCs w:val="20"/>
          <w:lang w:val="en-US"/>
        </w:rPr>
        <w:t>”</w:t>
      </w:r>
      <w:r w:rsidRPr="006F2D3D">
        <w:rPr>
          <w:sz w:val="20"/>
          <w:szCs w:val="20"/>
          <w:lang w:val="en-US"/>
        </w:rPr>
        <w:t xml:space="preserve"> </w:t>
      </w:r>
      <w:proofErr w:type="spellStart"/>
      <w:r w:rsidRPr="006F2D3D">
        <w:rPr>
          <w:sz w:val="20"/>
          <w:szCs w:val="20"/>
          <w:lang w:val="en-US"/>
        </w:rPr>
        <w:t>por</w:t>
      </w:r>
      <w:proofErr w:type="spellEnd"/>
      <w:r w:rsidRPr="006F2D3D">
        <w:rPr>
          <w:sz w:val="20"/>
          <w:szCs w:val="20"/>
          <w:lang w:val="en-US"/>
        </w:rPr>
        <w:t xml:space="preserve"> </w:t>
      </w:r>
      <w:r w:rsidR="00FF3429">
        <w:rPr>
          <w:sz w:val="20"/>
          <w:szCs w:val="20"/>
          <w:lang w:val="en-US"/>
        </w:rPr>
        <w:t>“</w:t>
      </w:r>
      <w:r w:rsidRPr="006F2D3D">
        <w:rPr>
          <w:sz w:val="20"/>
          <w:szCs w:val="20"/>
          <w:lang w:val="en-US"/>
        </w:rPr>
        <w:t>Other services</w:t>
      </w:r>
      <w:r w:rsidR="00FF3429">
        <w:rPr>
          <w:sz w:val="20"/>
          <w:szCs w:val="20"/>
          <w:lang w:val="en-US"/>
        </w:rPr>
        <w:t>”.</w:t>
      </w:r>
    </w:p>
    <w:p w14:paraId="45AC2F6C" w14:textId="03722ED5" w:rsidR="006A74DB" w:rsidRPr="00FF3429" w:rsidRDefault="006A74DB" w:rsidP="006A74DB">
      <w:pPr>
        <w:pStyle w:val="Prrafodelista"/>
        <w:numPr>
          <w:ilvl w:val="0"/>
          <w:numId w:val="2"/>
        </w:numPr>
        <w:rPr>
          <w:sz w:val="20"/>
          <w:szCs w:val="20"/>
          <w:lang w:val="en-US"/>
        </w:rPr>
      </w:pPr>
      <w:r w:rsidRPr="00FF3429">
        <w:rPr>
          <w:sz w:val="20"/>
          <w:szCs w:val="20"/>
          <w:lang w:val="en-US"/>
        </w:rPr>
        <w:t xml:space="preserve">Cambiar </w:t>
      </w:r>
      <w:r w:rsidR="00FF3429">
        <w:rPr>
          <w:sz w:val="20"/>
          <w:szCs w:val="20"/>
          <w:lang w:val="en-US"/>
        </w:rPr>
        <w:t>“</w:t>
      </w:r>
      <w:r w:rsidRPr="00FF3429">
        <w:rPr>
          <w:sz w:val="20"/>
          <w:szCs w:val="20"/>
          <w:lang w:val="en-US"/>
        </w:rPr>
        <w:t>Others</w:t>
      </w:r>
      <w:r w:rsidR="00FF3429">
        <w:rPr>
          <w:sz w:val="20"/>
          <w:szCs w:val="20"/>
          <w:lang w:val="en-US"/>
        </w:rPr>
        <w:t>”</w:t>
      </w:r>
      <w:r w:rsidRPr="00FF3429">
        <w:rPr>
          <w:sz w:val="20"/>
          <w:szCs w:val="20"/>
          <w:lang w:val="en-US"/>
        </w:rPr>
        <w:t xml:space="preserve"> </w:t>
      </w:r>
      <w:proofErr w:type="spellStart"/>
      <w:r w:rsidRPr="00FF3429">
        <w:rPr>
          <w:sz w:val="20"/>
          <w:szCs w:val="20"/>
          <w:lang w:val="en-US"/>
        </w:rPr>
        <w:t>por</w:t>
      </w:r>
      <w:proofErr w:type="spellEnd"/>
      <w:r w:rsidRPr="00FF3429">
        <w:rPr>
          <w:sz w:val="20"/>
          <w:szCs w:val="20"/>
          <w:lang w:val="en-US"/>
        </w:rPr>
        <w:t xml:space="preserve"> </w:t>
      </w:r>
      <w:r w:rsidR="00FF3429">
        <w:rPr>
          <w:sz w:val="20"/>
          <w:szCs w:val="20"/>
          <w:lang w:val="en-US"/>
        </w:rPr>
        <w:t>“</w:t>
      </w:r>
      <w:r w:rsidRPr="00FF3429">
        <w:rPr>
          <w:sz w:val="20"/>
          <w:szCs w:val="20"/>
          <w:lang w:val="en-US"/>
        </w:rPr>
        <w:t>Other transactions</w:t>
      </w:r>
      <w:r w:rsidR="00FF3429">
        <w:rPr>
          <w:sz w:val="20"/>
          <w:szCs w:val="20"/>
          <w:lang w:val="en-US"/>
        </w:rPr>
        <w:t>”.</w:t>
      </w:r>
    </w:p>
    <w:p w14:paraId="00684ACD" w14:textId="52120214" w:rsidR="006A74DB" w:rsidRPr="006F2D3D" w:rsidRDefault="006A74DB" w:rsidP="006A74DB">
      <w:pPr>
        <w:pStyle w:val="Prrafodelista"/>
        <w:numPr>
          <w:ilvl w:val="0"/>
          <w:numId w:val="2"/>
        </w:numPr>
        <w:rPr>
          <w:sz w:val="20"/>
          <w:szCs w:val="20"/>
          <w:lang w:val="en-US"/>
        </w:rPr>
      </w:pPr>
      <w:r w:rsidRPr="006F2D3D">
        <w:rPr>
          <w:sz w:val="20"/>
          <w:szCs w:val="20"/>
          <w:lang w:val="en-US"/>
        </w:rPr>
        <w:t xml:space="preserve">Cambiar </w:t>
      </w:r>
      <w:r w:rsidR="00FF3429">
        <w:rPr>
          <w:sz w:val="20"/>
          <w:szCs w:val="20"/>
          <w:lang w:val="en-US"/>
        </w:rPr>
        <w:t>“</w:t>
      </w:r>
      <w:r w:rsidRPr="006F2D3D">
        <w:rPr>
          <w:sz w:val="20"/>
          <w:szCs w:val="20"/>
          <w:lang w:val="en-US"/>
        </w:rPr>
        <w:t>Description of the operation</w:t>
      </w:r>
      <w:r w:rsidR="00FF3429">
        <w:rPr>
          <w:sz w:val="20"/>
          <w:szCs w:val="20"/>
          <w:lang w:val="en-US"/>
        </w:rPr>
        <w:t>”</w:t>
      </w:r>
      <w:r w:rsidRPr="006F2D3D">
        <w:rPr>
          <w:sz w:val="20"/>
          <w:szCs w:val="20"/>
          <w:lang w:val="en-US"/>
        </w:rPr>
        <w:t xml:space="preserve"> </w:t>
      </w:r>
      <w:proofErr w:type="spellStart"/>
      <w:r w:rsidRPr="006F2D3D">
        <w:rPr>
          <w:sz w:val="20"/>
          <w:szCs w:val="20"/>
          <w:lang w:val="en-US"/>
        </w:rPr>
        <w:t>por</w:t>
      </w:r>
      <w:proofErr w:type="spellEnd"/>
      <w:r w:rsidRPr="006F2D3D">
        <w:rPr>
          <w:sz w:val="20"/>
          <w:szCs w:val="20"/>
          <w:lang w:val="en-US"/>
        </w:rPr>
        <w:t xml:space="preserve"> </w:t>
      </w:r>
      <w:r w:rsidR="00FF3429">
        <w:rPr>
          <w:sz w:val="20"/>
          <w:szCs w:val="20"/>
          <w:lang w:val="en-US"/>
        </w:rPr>
        <w:t>“</w:t>
      </w:r>
      <w:r w:rsidRPr="006F2D3D">
        <w:rPr>
          <w:sz w:val="20"/>
          <w:szCs w:val="20"/>
          <w:lang w:val="en-US"/>
        </w:rPr>
        <w:t>Description of the transaction</w:t>
      </w:r>
      <w:r w:rsidR="00FF3429">
        <w:rPr>
          <w:sz w:val="20"/>
          <w:szCs w:val="20"/>
          <w:lang w:val="en-US"/>
        </w:rPr>
        <w:t>”</w:t>
      </w:r>
      <w:r w:rsidR="00DE4F8E">
        <w:rPr>
          <w:sz w:val="20"/>
          <w:szCs w:val="20"/>
          <w:lang w:val="en-US"/>
        </w:rPr>
        <w:t>.</w:t>
      </w:r>
    </w:p>
    <w:p w14:paraId="5A0D61D1" w14:textId="20D3FEE2" w:rsidR="00200B31" w:rsidRDefault="00200B31" w:rsidP="00BB5E65">
      <w:pPr>
        <w:jc w:val="center"/>
        <w:rPr>
          <w:b/>
          <w:bCs/>
          <w:sz w:val="32"/>
          <w:szCs w:val="32"/>
        </w:rPr>
      </w:pPr>
      <w:r w:rsidRPr="00200B31">
        <w:rPr>
          <w:b/>
          <w:bCs/>
          <w:noProof/>
          <w:sz w:val="32"/>
          <w:szCs w:val="32"/>
        </w:rPr>
        <w:lastRenderedPageBreak/>
        <w:drawing>
          <wp:inline distT="0" distB="0" distL="0" distR="0" wp14:anchorId="7FE5EA4E" wp14:editId="14200FC2">
            <wp:extent cx="5638520" cy="2437289"/>
            <wp:effectExtent l="0" t="0" r="635" b="1270"/>
            <wp:docPr id="36471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1803" name=""/>
                    <pic:cNvPicPr/>
                  </pic:nvPicPr>
                  <pic:blipFill>
                    <a:blip r:embed="rId22"/>
                    <a:stretch>
                      <a:fillRect/>
                    </a:stretch>
                  </pic:blipFill>
                  <pic:spPr>
                    <a:xfrm>
                      <a:off x="0" y="0"/>
                      <a:ext cx="5652226" cy="2443213"/>
                    </a:xfrm>
                    <a:prstGeom prst="rect">
                      <a:avLst/>
                    </a:prstGeom>
                  </pic:spPr>
                </pic:pic>
              </a:graphicData>
            </a:graphic>
          </wp:inline>
        </w:drawing>
      </w:r>
    </w:p>
    <w:p w14:paraId="4D24D55D" w14:textId="5FF97759" w:rsidR="005328C6" w:rsidRPr="00D87ED9" w:rsidRDefault="005328C6" w:rsidP="003409A0">
      <w:pPr>
        <w:ind w:left="708"/>
        <w:rPr>
          <w:sz w:val="20"/>
          <w:szCs w:val="20"/>
        </w:rPr>
      </w:pPr>
      <w:del w:id="326" w:author="Sebastian Alonso Carlos" w:date="2026-05-14T16:50:00Z" w16du:dateUtc="2026-05-14T14:50:00Z">
        <w:r w:rsidRPr="00F07C0E" w:rsidDel="00F07C0E">
          <w:rPr>
            <w:sz w:val="20"/>
            <w:szCs w:val="20"/>
            <w:rPrChange w:id="327" w:author="Sebastian Alonso Carlos" w:date="2026-05-14T16:50:00Z" w16du:dateUtc="2026-05-14T14:50:00Z">
              <w:rPr>
                <w:sz w:val="20"/>
                <w:szCs w:val="20"/>
                <w:highlight w:val="yellow"/>
              </w:rPr>
            </w:rPrChange>
          </w:rPr>
          <w:delText>Siguiente sección</w:delText>
        </w:r>
        <w:r w:rsidR="0082100C" w:rsidRPr="00F07C0E" w:rsidDel="00F07C0E">
          <w:rPr>
            <w:sz w:val="20"/>
            <w:szCs w:val="20"/>
            <w:rPrChange w:id="328" w:author="Sebastian Alonso Carlos" w:date="2026-05-14T16:50:00Z" w16du:dateUtc="2026-05-14T14:50:00Z">
              <w:rPr>
                <w:sz w:val="20"/>
                <w:szCs w:val="20"/>
                <w:highlight w:val="yellow"/>
              </w:rPr>
            </w:rPrChange>
          </w:rPr>
          <w:delText>,</w:delText>
        </w:r>
        <w:r w:rsidRPr="00F07C0E" w:rsidDel="00F07C0E">
          <w:rPr>
            <w:sz w:val="20"/>
            <w:szCs w:val="20"/>
            <w:rPrChange w:id="329" w:author="Sebastian Alonso Carlos" w:date="2026-05-14T16:50:00Z" w16du:dateUtc="2026-05-14T14:50:00Z">
              <w:rPr>
                <w:sz w:val="20"/>
                <w:szCs w:val="20"/>
                <w:highlight w:val="yellow"/>
              </w:rPr>
            </w:rPrChange>
          </w:rPr>
          <w:delText xml:space="preserve"> Conflict of Interest, pendiente de revisar por Cumplimineto, se aporta</w:delText>
        </w:r>
        <w:r w:rsidR="0082100C" w:rsidRPr="00F07C0E" w:rsidDel="00F07C0E">
          <w:rPr>
            <w:sz w:val="20"/>
            <w:szCs w:val="20"/>
            <w:rPrChange w:id="330" w:author="Sebastian Alonso Carlos" w:date="2026-05-14T16:50:00Z" w16du:dateUtc="2026-05-14T14:50:00Z">
              <w:rPr>
                <w:sz w:val="20"/>
                <w:szCs w:val="20"/>
                <w:highlight w:val="yellow"/>
              </w:rPr>
            </w:rPrChange>
          </w:rPr>
          <w:delText>n</w:delText>
        </w:r>
        <w:r w:rsidRPr="00F07C0E" w:rsidDel="00F07C0E">
          <w:rPr>
            <w:sz w:val="20"/>
            <w:szCs w:val="20"/>
            <w:rPrChange w:id="331" w:author="Sebastian Alonso Carlos" w:date="2026-05-14T16:50:00Z" w16du:dateUtc="2026-05-14T14:50:00Z">
              <w:rPr>
                <w:sz w:val="20"/>
                <w:szCs w:val="20"/>
                <w:highlight w:val="yellow"/>
              </w:rPr>
            </w:rPrChange>
          </w:rPr>
          <w:delText xml:space="preserve"> los textos actaules junto con la propuestas de cambio de dichos textos para la conformidad de </w:delText>
        </w:r>
        <w:r w:rsidR="0082100C" w:rsidRPr="00F07C0E" w:rsidDel="00F07C0E">
          <w:rPr>
            <w:sz w:val="20"/>
            <w:szCs w:val="20"/>
            <w:rPrChange w:id="332" w:author="Sebastian Alonso Carlos" w:date="2026-05-14T16:50:00Z" w16du:dateUtc="2026-05-14T14:50:00Z">
              <w:rPr>
                <w:sz w:val="20"/>
                <w:szCs w:val="20"/>
                <w:highlight w:val="yellow"/>
              </w:rPr>
            </w:rPrChange>
          </w:rPr>
          <w:delText>C</w:delText>
        </w:r>
        <w:r w:rsidRPr="00F07C0E" w:rsidDel="00F07C0E">
          <w:rPr>
            <w:sz w:val="20"/>
            <w:szCs w:val="20"/>
            <w:rPrChange w:id="333" w:author="Sebastian Alonso Carlos" w:date="2026-05-14T16:50:00Z" w16du:dateUtc="2026-05-14T14:50:00Z">
              <w:rPr>
                <w:sz w:val="20"/>
                <w:szCs w:val="20"/>
                <w:highlight w:val="yellow"/>
              </w:rPr>
            </w:rPrChange>
          </w:rPr>
          <w:delText>umplimineto.</w:delText>
        </w:r>
      </w:del>
    </w:p>
    <w:p w14:paraId="214A7529" w14:textId="0894BD0A" w:rsidR="00DE4F8E" w:rsidRPr="00963FDA" w:rsidRDefault="00DE4F8E" w:rsidP="00DE4F8E">
      <w:pPr>
        <w:ind w:firstLine="708"/>
        <w:rPr>
          <w:sz w:val="20"/>
          <w:szCs w:val="20"/>
          <w:lang w:val="en-US"/>
        </w:rPr>
      </w:pPr>
      <w:r w:rsidRPr="00963FDA">
        <w:rPr>
          <w:sz w:val="20"/>
          <w:szCs w:val="20"/>
          <w:lang w:val="en-US"/>
        </w:rPr>
        <w:t xml:space="preserve">Ventana </w:t>
      </w:r>
      <w:proofErr w:type="spellStart"/>
      <w:r w:rsidRPr="00963FDA">
        <w:rPr>
          <w:sz w:val="20"/>
          <w:szCs w:val="20"/>
          <w:lang w:val="en-US"/>
        </w:rPr>
        <w:t>emergente</w:t>
      </w:r>
      <w:proofErr w:type="spellEnd"/>
      <w:r w:rsidRPr="00963FDA">
        <w:rPr>
          <w:sz w:val="20"/>
          <w:szCs w:val="20"/>
          <w:lang w:val="en-US"/>
        </w:rPr>
        <w:t xml:space="preserve"> </w:t>
      </w:r>
    </w:p>
    <w:p w14:paraId="1A35287C" w14:textId="4315FAA0" w:rsidR="00FF22C0" w:rsidRPr="00963FDA" w:rsidRDefault="00963FDA" w:rsidP="00970474">
      <w:pPr>
        <w:ind w:left="709"/>
        <w:rPr>
          <w:color w:val="156082" w:themeColor="accent1"/>
          <w:sz w:val="20"/>
          <w:szCs w:val="20"/>
          <w:lang w:val="en-US"/>
        </w:rPr>
      </w:pPr>
      <w:r w:rsidRPr="00963FDA">
        <w:rPr>
          <w:color w:val="156082" w:themeColor="accent1"/>
          <w:sz w:val="20"/>
          <w:szCs w:val="20"/>
          <w:lang w:val="en-US"/>
        </w:rPr>
        <w:t>“</w:t>
      </w:r>
      <w:r w:rsidR="00BA4FE8" w:rsidRPr="00963FDA">
        <w:rPr>
          <w:color w:val="156082" w:themeColor="accent1"/>
          <w:sz w:val="20"/>
          <w:szCs w:val="20"/>
          <w:lang w:val="en-US"/>
        </w:rPr>
        <w:t>Please state any actual or potential direct or indirect conflicts of interest that you or any of your related parties may have with Banco Santander, S.A.</w:t>
      </w:r>
    </w:p>
    <w:p w14:paraId="1C1DBF3C" w14:textId="534AD29A" w:rsidR="00BA4FE8" w:rsidRPr="00963FDA" w:rsidRDefault="00BA4FE8" w:rsidP="00970474">
      <w:pPr>
        <w:ind w:left="709"/>
        <w:rPr>
          <w:color w:val="156082" w:themeColor="accent1"/>
          <w:sz w:val="20"/>
          <w:szCs w:val="20"/>
          <w:lang w:val="en-US"/>
        </w:rPr>
      </w:pPr>
      <w:r w:rsidRPr="00963FDA">
        <w:rPr>
          <w:color w:val="156082" w:themeColor="accent1"/>
          <w:sz w:val="20"/>
          <w:szCs w:val="20"/>
          <w:lang w:val="en-US"/>
        </w:rPr>
        <w:t>If you do not have any conflict of interest, select ‘Correct’. Otherwise, select ‘Not correct’ and briefly describe it in the relevant section</w:t>
      </w:r>
      <w:r w:rsidR="00963FDA" w:rsidRPr="00963FDA">
        <w:rPr>
          <w:color w:val="156082" w:themeColor="accent1"/>
          <w:sz w:val="20"/>
          <w:szCs w:val="20"/>
          <w:lang w:val="en-US"/>
        </w:rPr>
        <w:t>.”</w:t>
      </w:r>
    </w:p>
    <w:p w14:paraId="208D44E5" w14:textId="1A32E977" w:rsidR="00963FDA" w:rsidRPr="00D87ED9" w:rsidRDefault="00963FDA" w:rsidP="00FF22C0">
      <w:pPr>
        <w:rPr>
          <w:sz w:val="20"/>
          <w:szCs w:val="20"/>
          <w:lang w:val="en-US"/>
        </w:rPr>
      </w:pPr>
      <w:r w:rsidRPr="00963FDA">
        <w:rPr>
          <w:sz w:val="20"/>
          <w:szCs w:val="20"/>
          <w:lang w:val="en-US"/>
        </w:rPr>
        <w:tab/>
      </w:r>
    </w:p>
    <w:p w14:paraId="1058171A" w14:textId="77777777" w:rsidR="00963FDA" w:rsidRPr="00D87ED9" w:rsidRDefault="00963FDA" w:rsidP="00FF22C0">
      <w:pPr>
        <w:rPr>
          <w:b/>
          <w:bCs/>
          <w:sz w:val="20"/>
          <w:szCs w:val="20"/>
          <w:lang w:val="en-US"/>
        </w:rPr>
      </w:pPr>
    </w:p>
    <w:p w14:paraId="384A87DF" w14:textId="4B6195AD" w:rsidR="00FF22C0" w:rsidRPr="00963FDA" w:rsidRDefault="00963FDA" w:rsidP="00963FDA">
      <w:pPr>
        <w:ind w:firstLine="708"/>
        <w:rPr>
          <w:sz w:val="20"/>
          <w:szCs w:val="20"/>
          <w:lang w:val="en-US"/>
        </w:rPr>
      </w:pPr>
      <w:proofErr w:type="spellStart"/>
      <w:r w:rsidRPr="00963FDA">
        <w:rPr>
          <w:sz w:val="20"/>
          <w:szCs w:val="20"/>
          <w:lang w:val="en-US"/>
        </w:rPr>
        <w:t>P</w:t>
      </w:r>
      <w:r w:rsidR="00FF22C0" w:rsidRPr="00963FDA">
        <w:rPr>
          <w:sz w:val="20"/>
          <w:szCs w:val="20"/>
          <w:lang w:val="en-US"/>
        </w:rPr>
        <w:t>antallazos</w:t>
      </w:r>
      <w:proofErr w:type="spellEnd"/>
    </w:p>
    <w:p w14:paraId="4F3CF17D" w14:textId="77777777" w:rsidR="00970474" w:rsidRDefault="00970474" w:rsidP="00963FDA">
      <w:pPr>
        <w:ind w:firstLine="708"/>
        <w:rPr>
          <w:sz w:val="20"/>
          <w:szCs w:val="20"/>
          <w:lang w:val="en-US"/>
        </w:rPr>
      </w:pPr>
    </w:p>
    <w:p w14:paraId="38014141" w14:textId="1B315956" w:rsidR="00FF22C0" w:rsidRPr="00963FDA" w:rsidRDefault="00FF22C0" w:rsidP="00963FDA">
      <w:pPr>
        <w:ind w:firstLine="708"/>
        <w:rPr>
          <w:sz w:val="20"/>
          <w:szCs w:val="20"/>
          <w:lang w:val="en-US"/>
        </w:rPr>
      </w:pPr>
      <w:r w:rsidRPr="00963FDA">
        <w:rPr>
          <w:sz w:val="20"/>
          <w:szCs w:val="20"/>
          <w:lang w:val="en-US"/>
        </w:rPr>
        <w:t>Conflict of Interest</w:t>
      </w:r>
    </w:p>
    <w:p w14:paraId="2331398D" w14:textId="77777777" w:rsidR="00FF22C0" w:rsidRDefault="00FF22C0" w:rsidP="00963FDA">
      <w:pPr>
        <w:ind w:firstLine="709"/>
        <w:rPr>
          <w:sz w:val="20"/>
          <w:szCs w:val="20"/>
          <w:lang w:val="en-US"/>
        </w:rPr>
      </w:pPr>
      <w:r w:rsidRPr="00D87ED9">
        <w:rPr>
          <w:sz w:val="20"/>
          <w:szCs w:val="20"/>
          <w:lang w:val="en-US"/>
        </w:rPr>
        <w:t xml:space="preserve"> </w:t>
      </w:r>
      <w:r w:rsidRPr="006F2D3D">
        <w:rPr>
          <w:sz w:val="20"/>
          <w:szCs w:val="20"/>
          <w:lang w:val="en-US"/>
        </w:rPr>
        <w:t>- I</w:t>
      </w:r>
    </w:p>
    <w:p w14:paraId="533CACB3" w14:textId="5B966E18" w:rsidR="00963FDA" w:rsidRPr="006F2D3D" w:rsidRDefault="001974F5" w:rsidP="00963FDA">
      <w:pPr>
        <w:ind w:firstLine="709"/>
        <w:rPr>
          <w:sz w:val="20"/>
          <w:szCs w:val="20"/>
          <w:lang w:val="en-US"/>
        </w:rPr>
      </w:pPr>
      <w:proofErr w:type="spellStart"/>
      <w:r>
        <w:rPr>
          <w:sz w:val="20"/>
          <w:szCs w:val="20"/>
          <w:lang w:val="en-US"/>
        </w:rPr>
        <w:t>Texto</w:t>
      </w:r>
      <w:proofErr w:type="spellEnd"/>
      <w:r>
        <w:rPr>
          <w:sz w:val="20"/>
          <w:szCs w:val="20"/>
          <w:lang w:val="en-US"/>
        </w:rPr>
        <w:t xml:space="preserve"> anterior:</w:t>
      </w:r>
    </w:p>
    <w:p w14:paraId="32798F05" w14:textId="77777777" w:rsidR="00FF22C0" w:rsidRPr="001974F5" w:rsidRDefault="00FF22C0" w:rsidP="00963FDA">
      <w:pPr>
        <w:ind w:left="709"/>
        <w:rPr>
          <w:color w:val="156082" w:themeColor="accent1"/>
          <w:sz w:val="20"/>
          <w:szCs w:val="20"/>
          <w:lang w:val="en-GB"/>
        </w:rPr>
      </w:pPr>
      <w:r w:rsidRPr="001974F5">
        <w:rPr>
          <w:color w:val="156082" w:themeColor="accent1"/>
          <w:sz w:val="20"/>
          <w:szCs w:val="20"/>
          <w:lang w:val="en-GB"/>
        </w:rPr>
        <w:t>As a director of Banco Santander, S.A., and in compliance with my duty to avoid conflicts of interest, this year I or the persons related to me:</w:t>
      </w:r>
    </w:p>
    <w:p w14:paraId="7C708084" w14:textId="77777777" w:rsidR="00FF22C0" w:rsidRPr="001974F5" w:rsidRDefault="00FF22C0" w:rsidP="00963FDA">
      <w:pPr>
        <w:ind w:left="709"/>
        <w:rPr>
          <w:color w:val="156082" w:themeColor="accent1"/>
          <w:sz w:val="20"/>
          <w:szCs w:val="20"/>
          <w:lang w:val="en-GB"/>
        </w:rPr>
      </w:pPr>
      <w:r w:rsidRPr="001974F5">
        <w:rPr>
          <w:color w:val="156082" w:themeColor="accent1"/>
          <w:sz w:val="20"/>
          <w:szCs w:val="20"/>
          <w:lang w:val="en-GB"/>
        </w:rPr>
        <w:t xml:space="preserve">We have not carried out transactions with the company other than ordinary transactions under standard conditions and of minor importance that do not need to be reported </w:t>
      </w:r>
      <w:proofErr w:type="gramStart"/>
      <w:r w:rsidRPr="001974F5">
        <w:rPr>
          <w:color w:val="156082" w:themeColor="accent1"/>
          <w:sz w:val="20"/>
          <w:szCs w:val="20"/>
          <w:lang w:val="en-GB"/>
        </w:rPr>
        <w:t>in order to</w:t>
      </w:r>
      <w:proofErr w:type="gramEnd"/>
      <w:r w:rsidRPr="001974F5">
        <w:rPr>
          <w:color w:val="156082" w:themeColor="accent1"/>
          <w:sz w:val="20"/>
          <w:szCs w:val="20"/>
          <w:lang w:val="en-GB"/>
        </w:rPr>
        <w:t xml:space="preserve"> give a true image of company's assets, financial situation and results</w:t>
      </w:r>
    </w:p>
    <w:p w14:paraId="02FF2FA8" w14:textId="77777777" w:rsidR="00FF22C0" w:rsidRPr="001974F5" w:rsidRDefault="00FF22C0" w:rsidP="00963FDA">
      <w:pPr>
        <w:ind w:left="709"/>
        <w:rPr>
          <w:color w:val="156082" w:themeColor="accent1"/>
          <w:sz w:val="32"/>
          <w:szCs w:val="32"/>
          <w:lang w:val="en-GB"/>
        </w:rPr>
      </w:pPr>
      <w:r w:rsidRPr="001974F5">
        <w:rPr>
          <w:color w:val="156082" w:themeColor="accent1"/>
          <w:sz w:val="20"/>
          <w:szCs w:val="20"/>
          <w:lang w:val="en-GB"/>
        </w:rPr>
        <w:t>We have not used the company's name or used my director status to exert undue influence on private transactions</w:t>
      </w:r>
    </w:p>
    <w:p w14:paraId="12D4027F" w14:textId="77777777" w:rsidR="00FF22C0" w:rsidRPr="001974F5" w:rsidRDefault="00FF22C0" w:rsidP="00963FDA">
      <w:pPr>
        <w:ind w:left="709"/>
        <w:rPr>
          <w:color w:val="156082" w:themeColor="accent1"/>
          <w:sz w:val="20"/>
          <w:szCs w:val="20"/>
          <w:lang w:val="en-GB"/>
        </w:rPr>
      </w:pPr>
      <w:r w:rsidRPr="001974F5">
        <w:rPr>
          <w:color w:val="156082" w:themeColor="accent1"/>
          <w:sz w:val="20"/>
          <w:szCs w:val="20"/>
          <w:lang w:val="en-GB"/>
        </w:rPr>
        <w:t>We have not made use of the company's confidential information and other business assets for private purposes</w:t>
      </w:r>
    </w:p>
    <w:p w14:paraId="6BC742B4" w14:textId="0FF88060" w:rsidR="001974F5" w:rsidRPr="001974F5" w:rsidRDefault="001974F5" w:rsidP="00963FDA">
      <w:pPr>
        <w:ind w:left="709"/>
        <w:rPr>
          <w:sz w:val="20"/>
          <w:szCs w:val="20"/>
          <w:lang w:val="en-GB"/>
        </w:rPr>
      </w:pPr>
      <w:r w:rsidRPr="001974F5">
        <w:rPr>
          <w:sz w:val="20"/>
          <w:szCs w:val="20"/>
          <w:lang w:val="en-GB"/>
        </w:rPr>
        <w:t xml:space="preserve">Nueva </w:t>
      </w:r>
      <w:proofErr w:type="spellStart"/>
      <w:r w:rsidRPr="001974F5">
        <w:rPr>
          <w:sz w:val="20"/>
          <w:szCs w:val="20"/>
          <w:lang w:val="en-GB"/>
        </w:rPr>
        <w:t>propuesta</w:t>
      </w:r>
      <w:proofErr w:type="spellEnd"/>
      <w:r w:rsidRPr="001974F5">
        <w:rPr>
          <w:sz w:val="20"/>
          <w:szCs w:val="20"/>
          <w:lang w:val="en-GB"/>
        </w:rPr>
        <w:t>:</w:t>
      </w:r>
    </w:p>
    <w:p w14:paraId="2404FE9B" w14:textId="350A6B68" w:rsidR="006E52EC" w:rsidRPr="001974F5" w:rsidRDefault="006E52EC" w:rsidP="00963FDA">
      <w:pPr>
        <w:ind w:left="709"/>
        <w:rPr>
          <w:color w:val="156082" w:themeColor="accent1"/>
          <w:sz w:val="20"/>
          <w:szCs w:val="20"/>
          <w:lang w:val="en-GB"/>
        </w:rPr>
      </w:pPr>
      <w:r w:rsidRPr="001974F5">
        <w:rPr>
          <w:color w:val="156082" w:themeColor="accent1"/>
          <w:sz w:val="20"/>
          <w:szCs w:val="20"/>
          <w:lang w:val="en-GB"/>
        </w:rPr>
        <w:t>As a director of Banco Santander, S.A., and in compliance with my duty to avoid conflicts of interest, I hereby confirm that, during the last half-year (whether the first or second half of the year, as applicable), neither I nor any persons related to me have:</w:t>
      </w:r>
    </w:p>
    <w:p w14:paraId="6EA84876" w14:textId="517EC46E" w:rsidR="006E52EC" w:rsidRPr="001974F5" w:rsidRDefault="001974F5" w:rsidP="001974F5">
      <w:pPr>
        <w:pStyle w:val="Prrafodelista"/>
        <w:numPr>
          <w:ilvl w:val="0"/>
          <w:numId w:val="2"/>
        </w:numPr>
        <w:ind w:left="1418" w:hanging="284"/>
        <w:rPr>
          <w:color w:val="156082" w:themeColor="accent1"/>
          <w:sz w:val="20"/>
          <w:szCs w:val="20"/>
          <w:lang w:val="en-GB"/>
        </w:rPr>
      </w:pPr>
      <w:proofErr w:type="gramStart"/>
      <w:r>
        <w:rPr>
          <w:color w:val="156082" w:themeColor="accent1"/>
          <w:sz w:val="20"/>
          <w:szCs w:val="20"/>
          <w:lang w:val="en-GB"/>
        </w:rPr>
        <w:t>e</w:t>
      </w:r>
      <w:r w:rsidR="006E52EC" w:rsidRPr="001974F5">
        <w:rPr>
          <w:color w:val="156082" w:themeColor="accent1"/>
          <w:sz w:val="20"/>
          <w:szCs w:val="20"/>
          <w:lang w:val="en-GB"/>
        </w:rPr>
        <w:t>ntered into</w:t>
      </w:r>
      <w:proofErr w:type="gramEnd"/>
      <w:r w:rsidR="006E52EC" w:rsidRPr="001974F5">
        <w:rPr>
          <w:color w:val="156082" w:themeColor="accent1"/>
          <w:sz w:val="20"/>
          <w:szCs w:val="20"/>
          <w:lang w:val="en-GB"/>
        </w:rPr>
        <w:t xml:space="preserve"> transactions with the company other than ordinary-course transactions conducted on standard terms and of minor significance, which do not require disclosure </w:t>
      </w:r>
      <w:proofErr w:type="gramStart"/>
      <w:r w:rsidR="006E52EC" w:rsidRPr="001974F5">
        <w:rPr>
          <w:color w:val="156082" w:themeColor="accent1"/>
          <w:sz w:val="20"/>
          <w:szCs w:val="20"/>
          <w:lang w:val="en-GB"/>
        </w:rPr>
        <w:t>in order to</w:t>
      </w:r>
      <w:proofErr w:type="gramEnd"/>
      <w:r w:rsidR="006E52EC" w:rsidRPr="001974F5">
        <w:rPr>
          <w:color w:val="156082" w:themeColor="accent1"/>
          <w:sz w:val="20"/>
          <w:szCs w:val="20"/>
          <w:lang w:val="en-GB"/>
        </w:rPr>
        <w:t xml:space="preserve"> present a true and fair view of the company’s assets, financial position, and </w:t>
      </w:r>
      <w:proofErr w:type="gramStart"/>
      <w:r w:rsidR="006E52EC" w:rsidRPr="001974F5">
        <w:rPr>
          <w:color w:val="156082" w:themeColor="accent1"/>
          <w:sz w:val="20"/>
          <w:szCs w:val="20"/>
          <w:lang w:val="en-GB"/>
        </w:rPr>
        <w:t>results;</w:t>
      </w:r>
      <w:proofErr w:type="gramEnd"/>
    </w:p>
    <w:p w14:paraId="2D61E6D5" w14:textId="77777777" w:rsidR="001974F5" w:rsidRDefault="001974F5" w:rsidP="001974F5">
      <w:pPr>
        <w:pStyle w:val="Prrafodelista"/>
        <w:numPr>
          <w:ilvl w:val="0"/>
          <w:numId w:val="2"/>
        </w:numPr>
        <w:ind w:left="1418" w:hanging="284"/>
        <w:rPr>
          <w:color w:val="156082" w:themeColor="accent1"/>
          <w:sz w:val="20"/>
          <w:szCs w:val="20"/>
          <w:lang w:val="en-GB"/>
        </w:rPr>
      </w:pPr>
      <w:r w:rsidRPr="001974F5">
        <w:rPr>
          <w:color w:val="156082" w:themeColor="accent1"/>
          <w:sz w:val="20"/>
          <w:szCs w:val="20"/>
          <w:lang w:val="en-GB"/>
        </w:rPr>
        <w:t>u</w:t>
      </w:r>
      <w:r w:rsidR="006E52EC" w:rsidRPr="001974F5">
        <w:rPr>
          <w:color w:val="156082" w:themeColor="accent1"/>
          <w:sz w:val="20"/>
          <w:szCs w:val="20"/>
          <w:lang w:val="en-GB"/>
        </w:rPr>
        <w:t>sed the company’s name or my position as Director to exert undue influence in private transactions; and/or</w:t>
      </w:r>
    </w:p>
    <w:p w14:paraId="5A01C4A9" w14:textId="1E6E291E" w:rsidR="006E52EC" w:rsidRPr="001974F5" w:rsidRDefault="001974F5" w:rsidP="001974F5">
      <w:pPr>
        <w:pStyle w:val="Prrafodelista"/>
        <w:numPr>
          <w:ilvl w:val="0"/>
          <w:numId w:val="2"/>
        </w:numPr>
        <w:ind w:left="1418" w:hanging="284"/>
        <w:rPr>
          <w:color w:val="156082" w:themeColor="accent1"/>
          <w:sz w:val="20"/>
          <w:szCs w:val="20"/>
          <w:lang w:val="en-GB"/>
        </w:rPr>
      </w:pPr>
      <w:r>
        <w:rPr>
          <w:color w:val="156082" w:themeColor="accent1"/>
          <w:sz w:val="20"/>
          <w:szCs w:val="20"/>
          <w:lang w:val="en-GB"/>
        </w:rPr>
        <w:lastRenderedPageBreak/>
        <w:t>m</w:t>
      </w:r>
      <w:r w:rsidR="006E52EC" w:rsidRPr="001974F5">
        <w:rPr>
          <w:color w:val="156082" w:themeColor="accent1"/>
          <w:sz w:val="20"/>
          <w:szCs w:val="20"/>
          <w:lang w:val="en-GB"/>
        </w:rPr>
        <w:t>ade use of the company’s confidential information or other business assets for personal purposes.</w:t>
      </w:r>
    </w:p>
    <w:p w14:paraId="1B0B9FAE" w14:textId="77777777" w:rsidR="006E52EC" w:rsidRPr="006F2D3D" w:rsidRDefault="006E52EC" w:rsidP="00FF22C0">
      <w:pPr>
        <w:rPr>
          <w:b/>
          <w:bCs/>
          <w:sz w:val="20"/>
          <w:szCs w:val="20"/>
          <w:lang w:val="en-US"/>
        </w:rPr>
      </w:pPr>
    </w:p>
    <w:p w14:paraId="20F04F04" w14:textId="77777777" w:rsidR="00FF22C0" w:rsidRPr="006F2D3D" w:rsidRDefault="00FF22C0" w:rsidP="00FF22C0">
      <w:pPr>
        <w:rPr>
          <w:sz w:val="20"/>
          <w:szCs w:val="20"/>
          <w:lang w:val="en-US"/>
        </w:rPr>
      </w:pPr>
    </w:p>
    <w:p w14:paraId="2E9CA082" w14:textId="007EF100" w:rsidR="00FF22C0" w:rsidRPr="006F2D3D" w:rsidRDefault="00FF22C0" w:rsidP="00970474">
      <w:pPr>
        <w:ind w:firstLine="708"/>
        <w:rPr>
          <w:sz w:val="20"/>
          <w:szCs w:val="20"/>
          <w:lang w:val="en-US"/>
        </w:rPr>
      </w:pPr>
      <w:r w:rsidRPr="006F2D3D">
        <w:rPr>
          <w:sz w:val="20"/>
          <w:szCs w:val="20"/>
          <w:lang w:val="en-US"/>
        </w:rPr>
        <w:t>Conflict of Interest</w:t>
      </w:r>
    </w:p>
    <w:p w14:paraId="49C6609C" w14:textId="77777777" w:rsidR="00FF22C0" w:rsidRDefault="00FF22C0" w:rsidP="00970474">
      <w:pPr>
        <w:ind w:firstLine="708"/>
        <w:rPr>
          <w:sz w:val="20"/>
          <w:szCs w:val="20"/>
          <w:lang w:val="en-US"/>
        </w:rPr>
      </w:pPr>
      <w:r w:rsidRPr="006F2D3D">
        <w:rPr>
          <w:sz w:val="20"/>
          <w:szCs w:val="20"/>
          <w:lang w:val="en-US"/>
        </w:rPr>
        <w:t xml:space="preserve"> - II</w:t>
      </w:r>
    </w:p>
    <w:p w14:paraId="426456F2" w14:textId="77777777" w:rsidR="00970474" w:rsidRPr="006F2D3D" w:rsidRDefault="00970474" w:rsidP="00970474">
      <w:pPr>
        <w:ind w:firstLine="709"/>
        <w:rPr>
          <w:sz w:val="20"/>
          <w:szCs w:val="20"/>
          <w:lang w:val="en-US"/>
        </w:rPr>
      </w:pPr>
      <w:proofErr w:type="spellStart"/>
      <w:r>
        <w:rPr>
          <w:sz w:val="20"/>
          <w:szCs w:val="20"/>
          <w:lang w:val="en-US"/>
        </w:rPr>
        <w:t>Texto</w:t>
      </w:r>
      <w:proofErr w:type="spellEnd"/>
      <w:r>
        <w:rPr>
          <w:sz w:val="20"/>
          <w:szCs w:val="20"/>
          <w:lang w:val="en-US"/>
        </w:rPr>
        <w:t xml:space="preserve"> anterior:</w:t>
      </w:r>
    </w:p>
    <w:p w14:paraId="5A752227" w14:textId="77777777" w:rsidR="00FF22C0" w:rsidRPr="00970474" w:rsidRDefault="00FF22C0" w:rsidP="00970474">
      <w:pPr>
        <w:ind w:left="709"/>
        <w:rPr>
          <w:color w:val="156082" w:themeColor="accent1"/>
          <w:sz w:val="20"/>
          <w:szCs w:val="20"/>
          <w:lang w:val="en-GB"/>
        </w:rPr>
      </w:pPr>
      <w:r w:rsidRPr="00970474">
        <w:rPr>
          <w:color w:val="156082" w:themeColor="accent1"/>
          <w:sz w:val="20"/>
          <w:szCs w:val="20"/>
          <w:lang w:val="en-GB"/>
        </w:rPr>
        <w:t>As a director of Banco Santander, S.A., and in compliance with my duty to avoid conflicts of interest, this year I or the persons related to me:</w:t>
      </w:r>
    </w:p>
    <w:p w14:paraId="5AAC1812" w14:textId="77777777" w:rsidR="00FF22C0" w:rsidRPr="00970474" w:rsidRDefault="00FF22C0" w:rsidP="00970474">
      <w:pPr>
        <w:ind w:left="709"/>
        <w:rPr>
          <w:color w:val="156082" w:themeColor="accent1"/>
          <w:sz w:val="20"/>
          <w:szCs w:val="20"/>
          <w:lang w:val="en-GB"/>
        </w:rPr>
      </w:pPr>
      <w:r w:rsidRPr="00970474">
        <w:rPr>
          <w:color w:val="156082" w:themeColor="accent1"/>
          <w:sz w:val="20"/>
          <w:szCs w:val="20"/>
          <w:lang w:val="en-GB"/>
        </w:rPr>
        <w:t>We have not taken advantage of the company's business opportunities</w:t>
      </w:r>
    </w:p>
    <w:p w14:paraId="17244594" w14:textId="77777777" w:rsidR="00FF22C0" w:rsidRPr="00970474" w:rsidRDefault="00FF22C0" w:rsidP="00970474">
      <w:pPr>
        <w:ind w:left="709"/>
        <w:rPr>
          <w:color w:val="156082" w:themeColor="accent1"/>
          <w:sz w:val="20"/>
          <w:szCs w:val="20"/>
          <w:lang w:val="en-GB"/>
        </w:rPr>
      </w:pPr>
      <w:r w:rsidRPr="00970474">
        <w:rPr>
          <w:color w:val="156082" w:themeColor="accent1"/>
          <w:sz w:val="20"/>
          <w:szCs w:val="20"/>
          <w:lang w:val="en-GB"/>
        </w:rPr>
        <w:t>We have not received from third parties outside the company or its group any benefits or remuneration other than acts of mere courtesy in connection with my work</w:t>
      </w:r>
    </w:p>
    <w:p w14:paraId="658E0CD7" w14:textId="77777777" w:rsidR="00FF22C0" w:rsidRPr="00970474" w:rsidRDefault="00FF22C0" w:rsidP="00970474">
      <w:pPr>
        <w:ind w:left="709"/>
        <w:rPr>
          <w:color w:val="156082" w:themeColor="accent1"/>
          <w:sz w:val="20"/>
          <w:szCs w:val="20"/>
          <w:lang w:val="en-GB"/>
        </w:rPr>
      </w:pPr>
      <w:r w:rsidRPr="00970474">
        <w:rPr>
          <w:color w:val="156082" w:themeColor="accent1"/>
          <w:sz w:val="20"/>
          <w:szCs w:val="20"/>
          <w:lang w:val="en-GB"/>
        </w:rPr>
        <w:t>We have not carried out activities, of our own accord or for another person, that momentarily or potentially entail effective competition with the company or would otherwise place me in permanent conflict with the company's interests</w:t>
      </w:r>
    </w:p>
    <w:p w14:paraId="4DD52A48" w14:textId="77777777" w:rsidR="00970474" w:rsidRPr="001974F5" w:rsidRDefault="00970474" w:rsidP="00970474">
      <w:pPr>
        <w:ind w:left="709"/>
        <w:rPr>
          <w:sz w:val="20"/>
          <w:szCs w:val="20"/>
          <w:lang w:val="en-GB"/>
        </w:rPr>
      </w:pPr>
      <w:r w:rsidRPr="001974F5">
        <w:rPr>
          <w:sz w:val="20"/>
          <w:szCs w:val="20"/>
          <w:lang w:val="en-GB"/>
        </w:rPr>
        <w:t xml:space="preserve">Nueva </w:t>
      </w:r>
      <w:proofErr w:type="spellStart"/>
      <w:r w:rsidRPr="001974F5">
        <w:rPr>
          <w:sz w:val="20"/>
          <w:szCs w:val="20"/>
          <w:lang w:val="en-GB"/>
        </w:rPr>
        <w:t>propuesta</w:t>
      </w:r>
      <w:proofErr w:type="spellEnd"/>
      <w:r w:rsidRPr="001974F5">
        <w:rPr>
          <w:sz w:val="20"/>
          <w:szCs w:val="20"/>
          <w:lang w:val="en-GB"/>
        </w:rPr>
        <w:t>:</w:t>
      </w:r>
    </w:p>
    <w:p w14:paraId="34B84F75" w14:textId="77777777" w:rsidR="00BA4FE8" w:rsidRPr="00970474" w:rsidRDefault="00BA4FE8" w:rsidP="00970474">
      <w:pPr>
        <w:ind w:left="709"/>
        <w:rPr>
          <w:color w:val="156082" w:themeColor="accent1"/>
          <w:sz w:val="20"/>
          <w:szCs w:val="20"/>
          <w:lang w:val="en-GB"/>
        </w:rPr>
      </w:pPr>
      <w:r w:rsidRPr="00970474">
        <w:rPr>
          <w:color w:val="156082" w:themeColor="accent1"/>
          <w:sz w:val="20"/>
          <w:szCs w:val="20"/>
          <w:lang w:val="en-GB"/>
        </w:rPr>
        <w:t>As a director of Banco Santander, S.A., and in compliance with my duty to avoid conflicts of interest, I hereby confirm that during this year neither I nor any persons related to me have:</w:t>
      </w:r>
    </w:p>
    <w:p w14:paraId="1DCD05AF" w14:textId="28CCB85E" w:rsidR="00BA4FE8" w:rsidRPr="00970474" w:rsidRDefault="00970474" w:rsidP="00970474">
      <w:pPr>
        <w:pStyle w:val="Prrafodelista"/>
        <w:numPr>
          <w:ilvl w:val="0"/>
          <w:numId w:val="2"/>
        </w:numPr>
        <w:ind w:left="1418" w:hanging="284"/>
        <w:rPr>
          <w:color w:val="156082" w:themeColor="accent1"/>
          <w:sz w:val="20"/>
          <w:szCs w:val="20"/>
          <w:lang w:val="en-GB"/>
        </w:rPr>
      </w:pPr>
      <w:r>
        <w:rPr>
          <w:color w:val="156082" w:themeColor="accent1"/>
          <w:sz w:val="20"/>
          <w:szCs w:val="20"/>
          <w:lang w:val="en-GB"/>
        </w:rPr>
        <w:t>t</w:t>
      </w:r>
      <w:r w:rsidR="00BA4FE8" w:rsidRPr="00970474">
        <w:rPr>
          <w:color w:val="156082" w:themeColor="accent1"/>
          <w:sz w:val="20"/>
          <w:szCs w:val="20"/>
          <w:lang w:val="en-GB"/>
        </w:rPr>
        <w:t xml:space="preserve">aken advantage of the company’s business </w:t>
      </w:r>
      <w:proofErr w:type="gramStart"/>
      <w:r w:rsidR="00BA4FE8" w:rsidRPr="00970474">
        <w:rPr>
          <w:color w:val="156082" w:themeColor="accent1"/>
          <w:sz w:val="20"/>
          <w:szCs w:val="20"/>
          <w:lang w:val="en-GB"/>
        </w:rPr>
        <w:t>opportunities;</w:t>
      </w:r>
      <w:proofErr w:type="gramEnd"/>
    </w:p>
    <w:p w14:paraId="5D5FDDAB" w14:textId="6629FC2D" w:rsidR="00BA4FE8" w:rsidRPr="00970474" w:rsidRDefault="00970474" w:rsidP="00970474">
      <w:pPr>
        <w:pStyle w:val="Prrafodelista"/>
        <w:numPr>
          <w:ilvl w:val="0"/>
          <w:numId w:val="2"/>
        </w:numPr>
        <w:ind w:left="1418" w:hanging="284"/>
        <w:rPr>
          <w:color w:val="156082" w:themeColor="accent1"/>
          <w:sz w:val="20"/>
          <w:szCs w:val="20"/>
          <w:lang w:val="en-GB"/>
        </w:rPr>
      </w:pPr>
      <w:r>
        <w:rPr>
          <w:color w:val="156082" w:themeColor="accent1"/>
          <w:sz w:val="20"/>
          <w:szCs w:val="20"/>
          <w:lang w:val="en-GB"/>
        </w:rPr>
        <w:t>r</w:t>
      </w:r>
      <w:r w:rsidR="00BA4FE8" w:rsidRPr="00970474">
        <w:rPr>
          <w:color w:val="156082" w:themeColor="accent1"/>
          <w:sz w:val="20"/>
          <w:szCs w:val="20"/>
          <w:lang w:val="en-GB"/>
        </w:rPr>
        <w:t>eceived from third parties outside the company or its Group any benefits or remuneration, other than customary courtesies, in connection with my duties; and/or</w:t>
      </w:r>
    </w:p>
    <w:p w14:paraId="41C7D3D2" w14:textId="191A79AF" w:rsidR="00BA4FE8" w:rsidRPr="00970474" w:rsidRDefault="00970474" w:rsidP="00970474">
      <w:pPr>
        <w:pStyle w:val="Prrafodelista"/>
        <w:numPr>
          <w:ilvl w:val="0"/>
          <w:numId w:val="2"/>
        </w:numPr>
        <w:ind w:left="1418" w:hanging="284"/>
        <w:rPr>
          <w:color w:val="156082" w:themeColor="accent1"/>
          <w:sz w:val="20"/>
          <w:szCs w:val="20"/>
          <w:lang w:val="en-GB"/>
        </w:rPr>
      </w:pPr>
      <w:r>
        <w:rPr>
          <w:color w:val="156082" w:themeColor="accent1"/>
          <w:sz w:val="20"/>
          <w:szCs w:val="20"/>
          <w:lang w:val="en-GB"/>
        </w:rPr>
        <w:t>e</w:t>
      </w:r>
      <w:r w:rsidR="00BA4FE8" w:rsidRPr="00970474">
        <w:rPr>
          <w:color w:val="156082" w:themeColor="accent1"/>
          <w:sz w:val="20"/>
          <w:szCs w:val="20"/>
          <w:lang w:val="en-GB"/>
        </w:rPr>
        <w:t>ngaged, on my/their own behalf or on behalf of others, in any activities that involve actual or potential competition with the company, or that otherwise place me in a situation of ongoing conflict with the company’s interests.</w:t>
      </w:r>
    </w:p>
    <w:p w14:paraId="2D27C37A" w14:textId="77777777" w:rsidR="00FF22C0" w:rsidRPr="006F2D3D" w:rsidRDefault="00FF22C0" w:rsidP="00FF22C0">
      <w:pPr>
        <w:rPr>
          <w:sz w:val="20"/>
          <w:szCs w:val="20"/>
          <w:lang w:val="en-US"/>
        </w:rPr>
      </w:pPr>
    </w:p>
    <w:p w14:paraId="4C0EE7BE" w14:textId="77777777" w:rsidR="00FF22C0" w:rsidRDefault="00FF22C0" w:rsidP="00970474">
      <w:pPr>
        <w:ind w:firstLine="708"/>
        <w:rPr>
          <w:b/>
          <w:bCs/>
          <w:sz w:val="20"/>
          <w:szCs w:val="20"/>
        </w:rPr>
      </w:pPr>
      <w:r w:rsidRPr="008C7773">
        <w:rPr>
          <w:b/>
          <w:bCs/>
          <w:noProof/>
          <w:sz w:val="32"/>
          <w:szCs w:val="32"/>
        </w:rPr>
        <w:drawing>
          <wp:inline distT="0" distB="0" distL="0" distR="0" wp14:anchorId="0E867416" wp14:editId="3CF4FC21">
            <wp:extent cx="5677266" cy="2313000"/>
            <wp:effectExtent l="0" t="0" r="0" b="0"/>
            <wp:docPr id="644287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87545" name=""/>
                    <pic:cNvPicPr/>
                  </pic:nvPicPr>
                  <pic:blipFill>
                    <a:blip r:embed="rId23"/>
                    <a:stretch>
                      <a:fillRect/>
                    </a:stretch>
                  </pic:blipFill>
                  <pic:spPr>
                    <a:xfrm>
                      <a:off x="0" y="0"/>
                      <a:ext cx="5687422" cy="2317138"/>
                    </a:xfrm>
                    <a:prstGeom prst="rect">
                      <a:avLst/>
                    </a:prstGeom>
                  </pic:spPr>
                </pic:pic>
              </a:graphicData>
            </a:graphic>
          </wp:inline>
        </w:drawing>
      </w:r>
    </w:p>
    <w:p w14:paraId="50862387" w14:textId="77777777" w:rsidR="00970474" w:rsidRDefault="00970474" w:rsidP="00970474">
      <w:pPr>
        <w:ind w:firstLine="708"/>
        <w:rPr>
          <w:sz w:val="20"/>
          <w:szCs w:val="20"/>
          <w:lang w:val="en-US"/>
        </w:rPr>
      </w:pPr>
    </w:p>
    <w:p w14:paraId="74CFB0FC" w14:textId="500AFC84" w:rsidR="00FF22C0" w:rsidRPr="00970474" w:rsidRDefault="00FF22C0" w:rsidP="00970474">
      <w:pPr>
        <w:ind w:firstLine="708"/>
        <w:rPr>
          <w:sz w:val="20"/>
          <w:szCs w:val="20"/>
        </w:rPr>
      </w:pPr>
      <w:r w:rsidRPr="00970474">
        <w:rPr>
          <w:sz w:val="20"/>
          <w:szCs w:val="20"/>
        </w:rPr>
        <w:t>Ventana emergente conflictos de interés III</w:t>
      </w:r>
    </w:p>
    <w:p w14:paraId="3CC3B53D" w14:textId="77777777" w:rsidR="00970474" w:rsidRPr="006F2D3D" w:rsidRDefault="00970474" w:rsidP="00970474">
      <w:pPr>
        <w:ind w:firstLine="709"/>
        <w:rPr>
          <w:sz w:val="20"/>
          <w:szCs w:val="20"/>
          <w:lang w:val="en-US"/>
        </w:rPr>
      </w:pPr>
      <w:proofErr w:type="spellStart"/>
      <w:r>
        <w:rPr>
          <w:sz w:val="20"/>
          <w:szCs w:val="20"/>
          <w:lang w:val="en-US"/>
        </w:rPr>
        <w:t>Texto</w:t>
      </w:r>
      <w:proofErr w:type="spellEnd"/>
      <w:r>
        <w:rPr>
          <w:sz w:val="20"/>
          <w:szCs w:val="20"/>
          <w:lang w:val="en-US"/>
        </w:rPr>
        <w:t xml:space="preserve"> anterior:</w:t>
      </w:r>
    </w:p>
    <w:p w14:paraId="5E156688" w14:textId="77777777" w:rsidR="00FF22C0" w:rsidRPr="00970474" w:rsidRDefault="00FF22C0" w:rsidP="00970474">
      <w:pPr>
        <w:ind w:left="709"/>
        <w:rPr>
          <w:color w:val="156082" w:themeColor="accent1"/>
          <w:sz w:val="20"/>
          <w:szCs w:val="20"/>
          <w:lang w:val="en-GB"/>
        </w:rPr>
      </w:pPr>
      <w:r w:rsidRPr="00970474">
        <w:rPr>
          <w:color w:val="156082" w:themeColor="accent1"/>
          <w:sz w:val="20"/>
          <w:szCs w:val="20"/>
          <w:lang w:val="en-GB"/>
        </w:rPr>
        <w:t>State the direct or indirect shareholding that you and your related persons have in companies that effectively compete with Banco Santander.</w:t>
      </w:r>
    </w:p>
    <w:p w14:paraId="75191CDF" w14:textId="77777777" w:rsidR="00970474" w:rsidRPr="001974F5" w:rsidRDefault="00970474" w:rsidP="00970474">
      <w:pPr>
        <w:ind w:left="709"/>
        <w:rPr>
          <w:sz w:val="20"/>
          <w:szCs w:val="20"/>
          <w:lang w:val="en-GB"/>
        </w:rPr>
      </w:pPr>
      <w:r w:rsidRPr="001974F5">
        <w:rPr>
          <w:sz w:val="20"/>
          <w:szCs w:val="20"/>
          <w:lang w:val="en-GB"/>
        </w:rPr>
        <w:t xml:space="preserve">Nueva </w:t>
      </w:r>
      <w:proofErr w:type="spellStart"/>
      <w:r w:rsidRPr="001974F5">
        <w:rPr>
          <w:sz w:val="20"/>
          <w:szCs w:val="20"/>
          <w:lang w:val="en-GB"/>
        </w:rPr>
        <w:t>propuesta</w:t>
      </w:r>
      <w:proofErr w:type="spellEnd"/>
      <w:r w:rsidRPr="001974F5">
        <w:rPr>
          <w:sz w:val="20"/>
          <w:szCs w:val="20"/>
          <w:lang w:val="en-GB"/>
        </w:rPr>
        <w:t>:</w:t>
      </w:r>
    </w:p>
    <w:p w14:paraId="207388F5" w14:textId="70B8B674" w:rsidR="00FF22C0" w:rsidRPr="00970474" w:rsidRDefault="00BA4FE8" w:rsidP="00970474">
      <w:pPr>
        <w:ind w:left="709"/>
        <w:rPr>
          <w:color w:val="156082" w:themeColor="accent1"/>
          <w:sz w:val="20"/>
          <w:szCs w:val="20"/>
          <w:lang w:val="en-GB"/>
        </w:rPr>
      </w:pPr>
      <w:r w:rsidRPr="00970474">
        <w:rPr>
          <w:color w:val="156082" w:themeColor="accent1"/>
          <w:sz w:val="20"/>
          <w:szCs w:val="20"/>
          <w:lang w:val="en-GB"/>
        </w:rPr>
        <w:lastRenderedPageBreak/>
        <w:t>Please state any direct or indirect shareholdings that you or your related parties hold in companies that compete with Banco Santander, S.A.</w:t>
      </w:r>
    </w:p>
    <w:p w14:paraId="3E7E9BFC" w14:textId="77777777" w:rsidR="00970474" w:rsidRDefault="00970474" w:rsidP="00970474">
      <w:pPr>
        <w:ind w:left="709"/>
        <w:rPr>
          <w:sz w:val="20"/>
          <w:szCs w:val="20"/>
          <w:lang w:val="en-GB"/>
        </w:rPr>
      </w:pPr>
    </w:p>
    <w:p w14:paraId="670DDEAB" w14:textId="5F759FC1" w:rsidR="00FF22C0" w:rsidRPr="00FF22C0" w:rsidRDefault="00FF22C0" w:rsidP="00970474">
      <w:pPr>
        <w:ind w:left="709"/>
        <w:rPr>
          <w:sz w:val="20"/>
          <w:szCs w:val="20"/>
          <w:lang w:val="en-GB"/>
        </w:rPr>
      </w:pPr>
      <w:r w:rsidRPr="00FF22C0">
        <w:rPr>
          <w:sz w:val="20"/>
          <w:szCs w:val="20"/>
          <w:lang w:val="en-GB"/>
        </w:rPr>
        <w:t>Conflict of Interest</w:t>
      </w:r>
    </w:p>
    <w:p w14:paraId="1A243F95" w14:textId="77777777" w:rsidR="00FF22C0" w:rsidRDefault="00FF22C0" w:rsidP="00970474">
      <w:pPr>
        <w:ind w:left="709"/>
        <w:rPr>
          <w:sz w:val="20"/>
          <w:szCs w:val="20"/>
          <w:lang w:val="en-GB"/>
        </w:rPr>
      </w:pPr>
      <w:r w:rsidRPr="00FF22C0">
        <w:rPr>
          <w:sz w:val="20"/>
          <w:szCs w:val="20"/>
          <w:lang w:val="en-GB"/>
        </w:rPr>
        <w:t xml:space="preserve"> - III</w:t>
      </w:r>
    </w:p>
    <w:p w14:paraId="77973FCF" w14:textId="77777777" w:rsidR="005328C6" w:rsidRPr="006F2D3D" w:rsidRDefault="005328C6" w:rsidP="005328C6">
      <w:pPr>
        <w:ind w:firstLine="709"/>
        <w:rPr>
          <w:sz w:val="20"/>
          <w:szCs w:val="20"/>
          <w:lang w:val="en-US"/>
        </w:rPr>
      </w:pPr>
      <w:proofErr w:type="spellStart"/>
      <w:r>
        <w:rPr>
          <w:sz w:val="20"/>
          <w:szCs w:val="20"/>
          <w:lang w:val="en-US"/>
        </w:rPr>
        <w:t>Texto</w:t>
      </w:r>
      <w:proofErr w:type="spellEnd"/>
      <w:r>
        <w:rPr>
          <w:sz w:val="20"/>
          <w:szCs w:val="20"/>
          <w:lang w:val="en-US"/>
        </w:rPr>
        <w:t xml:space="preserve"> anterior:</w:t>
      </w:r>
    </w:p>
    <w:p w14:paraId="7BA7FB76" w14:textId="409366AE" w:rsidR="00FF22C0" w:rsidRPr="003409A0" w:rsidRDefault="00FF22C0" w:rsidP="00970474">
      <w:pPr>
        <w:ind w:left="709"/>
        <w:rPr>
          <w:color w:val="156082" w:themeColor="accent1"/>
          <w:sz w:val="20"/>
          <w:szCs w:val="20"/>
          <w:lang w:val="en-GB"/>
        </w:rPr>
      </w:pPr>
      <w:r w:rsidRPr="003409A0">
        <w:rPr>
          <w:color w:val="156082" w:themeColor="accent1"/>
          <w:sz w:val="20"/>
          <w:szCs w:val="20"/>
          <w:lang w:val="en-GB"/>
        </w:rPr>
        <w:t>Direct or indirect shareholdings in companies that compete with Banco Santander</w:t>
      </w:r>
    </w:p>
    <w:p w14:paraId="630370E3" w14:textId="58AB458C" w:rsidR="0082100C" w:rsidRDefault="0082100C" w:rsidP="00970474">
      <w:pPr>
        <w:ind w:left="709"/>
        <w:rPr>
          <w:sz w:val="20"/>
          <w:szCs w:val="20"/>
          <w:lang w:val="en-GB"/>
        </w:rPr>
      </w:pPr>
      <w:r w:rsidRPr="001974F5">
        <w:rPr>
          <w:sz w:val="20"/>
          <w:szCs w:val="20"/>
          <w:lang w:val="en-GB"/>
        </w:rPr>
        <w:t xml:space="preserve">Nueva </w:t>
      </w:r>
      <w:proofErr w:type="spellStart"/>
      <w:r w:rsidRPr="001974F5">
        <w:rPr>
          <w:sz w:val="20"/>
          <w:szCs w:val="20"/>
          <w:lang w:val="en-GB"/>
        </w:rPr>
        <w:t>propuesta</w:t>
      </w:r>
      <w:proofErr w:type="spellEnd"/>
      <w:r w:rsidRPr="001974F5">
        <w:rPr>
          <w:sz w:val="20"/>
          <w:szCs w:val="20"/>
          <w:lang w:val="en-GB"/>
        </w:rPr>
        <w:t>:</w:t>
      </w:r>
    </w:p>
    <w:p w14:paraId="08E7DF98" w14:textId="1345FE57" w:rsidR="005328C6" w:rsidRPr="00FF22C0" w:rsidRDefault="005328C6" w:rsidP="00970474">
      <w:pPr>
        <w:ind w:left="709"/>
        <w:rPr>
          <w:sz w:val="20"/>
          <w:szCs w:val="20"/>
          <w:lang w:val="en-GB"/>
        </w:rPr>
      </w:pPr>
      <w:r w:rsidRPr="003409A0">
        <w:rPr>
          <w:color w:val="156082" w:themeColor="accent1"/>
          <w:sz w:val="20"/>
          <w:szCs w:val="20"/>
          <w:lang w:val="en-GB"/>
        </w:rPr>
        <w:t>Direct or indirect shareholdings in companies that compete with Banco Santander, S.A.</w:t>
      </w:r>
    </w:p>
    <w:p w14:paraId="0FC72C0A" w14:textId="77777777" w:rsidR="00FF22C0" w:rsidRPr="006F2D3D" w:rsidRDefault="00FF22C0" w:rsidP="00FF22C0">
      <w:pPr>
        <w:rPr>
          <w:sz w:val="20"/>
          <w:szCs w:val="20"/>
          <w:lang w:val="en-US"/>
        </w:rPr>
      </w:pPr>
    </w:p>
    <w:p w14:paraId="76CB75C4" w14:textId="23194CE1" w:rsidR="00BA4FE8" w:rsidRPr="00DD511D" w:rsidRDefault="00BA4FE8" w:rsidP="00DD511D">
      <w:pPr>
        <w:ind w:left="426"/>
        <w:rPr>
          <w:b/>
          <w:bCs/>
          <w:sz w:val="20"/>
          <w:szCs w:val="20"/>
        </w:rPr>
      </w:pPr>
      <w:del w:id="334" w:author="Sebastian Alonso Carlos" w:date="2026-05-14T16:52:00Z" w16du:dateUtc="2026-05-14T14:52:00Z">
        <w:r w:rsidRPr="003409A0" w:rsidDel="00F07C0E">
          <w:rPr>
            <w:b/>
            <w:bCs/>
            <w:sz w:val="20"/>
            <w:szCs w:val="20"/>
          </w:rPr>
          <w:delText xml:space="preserve">Incluir un apartado adicional </w:delText>
        </w:r>
        <w:r w:rsidR="00F3207D" w:rsidRPr="003409A0" w:rsidDel="00F07C0E">
          <w:rPr>
            <w:b/>
            <w:bCs/>
            <w:sz w:val="20"/>
            <w:szCs w:val="20"/>
          </w:rPr>
          <w:delText xml:space="preserve">(Conflict of Interest IV) </w:delText>
        </w:r>
        <w:r w:rsidRPr="003409A0" w:rsidDel="00F07C0E">
          <w:rPr>
            <w:b/>
            <w:bCs/>
            <w:sz w:val="20"/>
            <w:szCs w:val="20"/>
          </w:rPr>
          <w:delText xml:space="preserve">con la nueva petición de </w:delText>
        </w:r>
        <w:r w:rsidR="008A70C6" w:rsidRPr="003409A0" w:rsidDel="00F07C0E">
          <w:rPr>
            <w:b/>
            <w:bCs/>
            <w:sz w:val="20"/>
            <w:szCs w:val="20"/>
          </w:rPr>
          <w:delText>C</w:delText>
        </w:r>
        <w:r w:rsidRPr="003409A0" w:rsidDel="00F07C0E">
          <w:rPr>
            <w:b/>
            <w:bCs/>
            <w:sz w:val="20"/>
            <w:szCs w:val="20"/>
          </w:rPr>
          <w:delText xml:space="preserve">umplimiento de </w:delText>
        </w:r>
        <w:r w:rsidR="008A70C6" w:rsidDel="00F07C0E">
          <w:rPr>
            <w:b/>
            <w:bCs/>
            <w:sz w:val="20"/>
            <w:szCs w:val="20"/>
          </w:rPr>
          <w:delText xml:space="preserve">solicitar información sobre </w:delText>
        </w:r>
        <w:r w:rsidR="00970474" w:rsidRPr="00BC699D" w:rsidDel="00F07C0E">
          <w:rPr>
            <w:sz w:val="20"/>
            <w:szCs w:val="20"/>
          </w:rPr>
          <w:delText>“Sociedades en las que tenga una participación mayor del 1% y hasta el 9,99% y con respecto a las cuales se pueda entender que en su relación con Grupo Santander puedan tener un conflicto de interés, por ser clientes o proveedores del Banco o tener con éste alguna relación de similar naturaleza”</w:delText>
        </w:r>
        <w:r w:rsidR="00970474" w:rsidDel="00F07C0E">
          <w:rPr>
            <w:sz w:val="20"/>
            <w:szCs w:val="20"/>
          </w:rPr>
          <w:delText xml:space="preserve"> </w:delText>
        </w:r>
      </w:del>
      <w:ins w:id="335" w:author="Sebastian Alonso Carlos" w:date="2026-05-14T16:50:00Z" w16du:dateUtc="2026-05-14T14:50:00Z">
        <w:r w:rsidR="00F07C0E" w:rsidRPr="00F07C0E">
          <w:rPr>
            <w:sz w:val="20"/>
            <w:szCs w:val="20"/>
            <w:highlight w:val="green"/>
            <w:rPrChange w:id="336" w:author="Sebastian Alonso Carlos" w:date="2026-05-14T16:52:00Z" w16du:dateUtc="2026-05-14T14:52:00Z">
              <w:rPr>
                <w:sz w:val="20"/>
                <w:szCs w:val="20"/>
              </w:rPr>
            </w:rPrChange>
          </w:rPr>
          <w:t xml:space="preserve">Suspendemos esta </w:t>
        </w:r>
      </w:ins>
      <w:ins w:id="337" w:author="Sebastian Alonso Carlos" w:date="2026-05-14T16:51:00Z" w16du:dateUtc="2026-05-14T14:51:00Z">
        <w:r w:rsidR="00F07C0E" w:rsidRPr="00F07C0E">
          <w:rPr>
            <w:sz w:val="20"/>
            <w:szCs w:val="20"/>
            <w:highlight w:val="green"/>
            <w:rPrChange w:id="338" w:author="Sebastian Alonso Carlos" w:date="2026-05-14T16:52:00Z" w16du:dateUtc="2026-05-14T14:52:00Z">
              <w:rPr>
                <w:sz w:val="20"/>
                <w:szCs w:val="20"/>
              </w:rPr>
            </w:rPrChange>
          </w:rPr>
          <w:t xml:space="preserve">petición condicionada a la posibilidad de crear nuevos campos de </w:t>
        </w:r>
        <w:proofErr w:type="spellStart"/>
        <w:r w:rsidR="00F07C0E" w:rsidRPr="00F07C0E">
          <w:rPr>
            <w:sz w:val="20"/>
            <w:szCs w:val="20"/>
            <w:highlight w:val="green"/>
            <w:rPrChange w:id="339" w:author="Sebastian Alonso Carlos" w:date="2026-05-14T16:52:00Z" w16du:dateUtc="2026-05-14T14:52:00Z">
              <w:rPr>
                <w:sz w:val="20"/>
                <w:szCs w:val="20"/>
              </w:rPr>
            </w:rPrChange>
          </w:rPr>
          <w:t>ys</w:t>
        </w:r>
        <w:proofErr w:type="spellEnd"/>
        <w:r w:rsidR="00F07C0E" w:rsidRPr="00F07C0E">
          <w:rPr>
            <w:sz w:val="20"/>
            <w:szCs w:val="20"/>
            <w:highlight w:val="green"/>
            <w:rPrChange w:id="340" w:author="Sebastian Alonso Carlos" w:date="2026-05-14T16:52:00Z" w16du:dateUtc="2026-05-14T14:52:00Z">
              <w:rPr>
                <w:sz w:val="20"/>
                <w:szCs w:val="20"/>
              </w:rPr>
            </w:rPrChange>
          </w:rPr>
          <w:t>/no en personas jurídicas vinculadas a consejero o familiares de consejeros.</w:t>
        </w:r>
      </w:ins>
    </w:p>
    <w:p w14:paraId="54647FB5" w14:textId="50065337" w:rsidR="00BA4FE8" w:rsidRPr="006F2D3D" w:rsidDel="00F07C0E" w:rsidRDefault="00BA4FE8" w:rsidP="00970474">
      <w:pPr>
        <w:ind w:left="567"/>
        <w:rPr>
          <w:del w:id="341" w:author="Sebastian Alonso Carlos" w:date="2026-05-14T16:52:00Z" w16du:dateUtc="2026-05-14T14:52:00Z"/>
          <w:sz w:val="20"/>
          <w:szCs w:val="20"/>
        </w:rPr>
      </w:pPr>
      <w:del w:id="342" w:author="Sebastian Alonso Carlos" w:date="2026-05-14T16:52:00Z" w16du:dateUtc="2026-05-14T14:52:00Z">
        <w:r w:rsidRPr="006F2D3D" w:rsidDel="00F07C0E">
          <w:rPr>
            <w:sz w:val="20"/>
            <w:szCs w:val="20"/>
          </w:rPr>
          <w:delText>Conflict of Interest</w:delText>
        </w:r>
      </w:del>
    </w:p>
    <w:p w14:paraId="0A645FFA" w14:textId="010AA9A1" w:rsidR="00BA4FE8" w:rsidDel="00F07C0E" w:rsidRDefault="00BA4FE8" w:rsidP="00970474">
      <w:pPr>
        <w:ind w:left="567"/>
        <w:rPr>
          <w:del w:id="343" w:author="Sebastian Alonso Carlos" w:date="2026-05-14T16:52:00Z" w16du:dateUtc="2026-05-14T14:52:00Z"/>
          <w:b/>
          <w:bCs/>
          <w:sz w:val="32"/>
          <w:szCs w:val="32"/>
          <w:highlight w:val="yellow"/>
        </w:rPr>
      </w:pPr>
      <w:del w:id="344" w:author="Sebastian Alonso Carlos" w:date="2026-05-14T16:52:00Z" w16du:dateUtc="2026-05-14T14:52:00Z">
        <w:r w:rsidRPr="006F2D3D" w:rsidDel="00F07C0E">
          <w:rPr>
            <w:sz w:val="20"/>
            <w:szCs w:val="20"/>
          </w:rPr>
          <w:delText xml:space="preserve"> - IV</w:delText>
        </w:r>
      </w:del>
    </w:p>
    <w:p w14:paraId="5DFF46B5" w14:textId="3472DFA4" w:rsidR="00BA4FE8" w:rsidDel="00F07C0E" w:rsidRDefault="00BA4FE8" w:rsidP="00970474">
      <w:pPr>
        <w:ind w:left="567"/>
        <w:rPr>
          <w:del w:id="345" w:author="Sebastian Alonso Carlos" w:date="2026-05-14T16:52:00Z" w16du:dateUtc="2026-05-14T14:52:00Z"/>
          <w:sz w:val="20"/>
          <w:szCs w:val="20"/>
        </w:rPr>
      </w:pPr>
      <w:del w:id="346" w:author="Sebastian Alonso Carlos" w:date="2026-05-14T16:52:00Z" w16du:dateUtc="2026-05-14T14:52:00Z">
        <w:r w:rsidDel="00F07C0E">
          <w:rPr>
            <w:sz w:val="20"/>
            <w:szCs w:val="20"/>
          </w:rPr>
          <w:delText>Texto de la ventana emergente del nuevo apartado:</w:delText>
        </w:r>
      </w:del>
    </w:p>
    <w:p w14:paraId="44D5A745" w14:textId="3D4AC2ED" w:rsidR="00BC699D" w:rsidRPr="008A70C6" w:rsidDel="00F07C0E" w:rsidRDefault="00BC699D" w:rsidP="00970474">
      <w:pPr>
        <w:ind w:left="567"/>
        <w:rPr>
          <w:del w:id="347" w:author="Sebastian Alonso Carlos" w:date="2026-05-14T16:52:00Z" w16du:dateUtc="2026-05-14T14:52:00Z"/>
          <w:color w:val="156082" w:themeColor="accent1"/>
          <w:sz w:val="20"/>
          <w:szCs w:val="20"/>
          <w:lang w:val="en-GB"/>
        </w:rPr>
      </w:pPr>
      <w:del w:id="348" w:author="Sebastian Alonso Carlos" w:date="2026-05-14T16:52:00Z" w16du:dateUtc="2026-05-14T14:52:00Z">
        <w:r w:rsidRPr="008A70C6" w:rsidDel="00F07C0E">
          <w:rPr>
            <w:color w:val="156082" w:themeColor="accent1"/>
            <w:sz w:val="20"/>
            <w:szCs w:val="20"/>
            <w:lang w:val="en-GB"/>
          </w:rPr>
          <w:delText>“</w:delText>
        </w:r>
        <w:r w:rsidR="00BA0434" w:rsidRPr="008A70C6" w:rsidDel="00F07C0E">
          <w:rPr>
            <w:color w:val="156082" w:themeColor="accent1"/>
            <w:sz w:val="20"/>
            <w:szCs w:val="20"/>
            <w:lang w:val="en-GB"/>
          </w:rPr>
          <w:delText>Please include information on companies in which you hold, either directly or indirectly, an interest of more than 1% and up to 9.99%, where a conflict of interest may arise due to their relationship with Grupo Santander, as clients, suppliers, or in a similar capacity.</w:delText>
        </w:r>
        <w:r w:rsidRPr="008A70C6" w:rsidDel="00F07C0E">
          <w:rPr>
            <w:color w:val="156082" w:themeColor="accent1"/>
            <w:sz w:val="20"/>
            <w:szCs w:val="20"/>
            <w:lang w:val="en-GB"/>
          </w:rPr>
          <w:delText>”</w:delText>
        </w:r>
      </w:del>
    </w:p>
    <w:p w14:paraId="479D4435" w14:textId="7824CAAC" w:rsidR="00BA0434" w:rsidRPr="006F2D3D" w:rsidDel="00F07C0E" w:rsidRDefault="00BA0434" w:rsidP="00BC699D">
      <w:pPr>
        <w:rPr>
          <w:del w:id="349" w:author="Sebastian Alonso Carlos" w:date="2026-05-14T16:52:00Z" w16du:dateUtc="2026-05-14T14:52:00Z"/>
          <w:sz w:val="20"/>
          <w:szCs w:val="20"/>
          <w:lang w:val="en-US"/>
        </w:rPr>
      </w:pPr>
    </w:p>
    <w:p w14:paraId="1B3A78B3" w14:textId="6B8F11BD" w:rsidR="00BA0434" w:rsidDel="00F07C0E" w:rsidRDefault="00BA0434" w:rsidP="00970474">
      <w:pPr>
        <w:ind w:left="567"/>
        <w:rPr>
          <w:del w:id="350" w:author="Sebastian Alonso Carlos" w:date="2026-05-14T16:52:00Z" w16du:dateUtc="2026-05-14T14:52:00Z"/>
          <w:sz w:val="20"/>
          <w:szCs w:val="20"/>
        </w:rPr>
      </w:pPr>
      <w:del w:id="351" w:author="Sebastian Alonso Carlos" w:date="2026-05-14T16:52:00Z" w16du:dateUtc="2026-05-14T14:52:00Z">
        <w:r w:rsidDel="00F07C0E">
          <w:rPr>
            <w:sz w:val="20"/>
            <w:szCs w:val="20"/>
          </w:rPr>
          <w:delText>La estructura de la pantalla de cumplimentación de datos deberá tener:</w:delText>
        </w:r>
      </w:del>
    </w:p>
    <w:p w14:paraId="08ABD181" w14:textId="5E28A79C" w:rsidR="00BA0434" w:rsidRPr="008A70C6" w:rsidDel="00F07C0E" w:rsidRDefault="00BA0434" w:rsidP="00970474">
      <w:pPr>
        <w:pStyle w:val="Prrafodelista"/>
        <w:numPr>
          <w:ilvl w:val="0"/>
          <w:numId w:val="2"/>
        </w:numPr>
        <w:ind w:left="1134" w:hanging="283"/>
        <w:rPr>
          <w:del w:id="352" w:author="Sebastian Alonso Carlos" w:date="2026-05-14T16:52:00Z" w16du:dateUtc="2026-05-14T14:52:00Z"/>
          <w:color w:val="156082" w:themeColor="accent1"/>
          <w:sz w:val="20"/>
          <w:szCs w:val="20"/>
        </w:rPr>
      </w:pPr>
      <w:del w:id="353" w:author="Sebastian Alonso Carlos" w:date="2026-05-14T16:52:00Z" w16du:dateUtc="2026-05-14T14:52:00Z">
        <w:r w:rsidRPr="008A70C6" w:rsidDel="00F07C0E">
          <w:rPr>
            <w:color w:val="156082" w:themeColor="accent1"/>
            <w:sz w:val="20"/>
            <w:szCs w:val="20"/>
          </w:rPr>
          <w:delText>Un campo libre para el nombre de la sociedad</w:delText>
        </w:r>
        <w:r w:rsidR="00F3207D" w:rsidDel="00F07C0E">
          <w:rPr>
            <w:color w:val="156082" w:themeColor="accent1"/>
            <w:sz w:val="20"/>
            <w:szCs w:val="20"/>
          </w:rPr>
          <w:delText xml:space="preserve"> con el título “</w:delText>
        </w:r>
        <w:r w:rsidR="006162D7" w:rsidRPr="0005317A" w:rsidDel="00F07C0E">
          <w:rPr>
            <w:color w:val="156082" w:themeColor="accent1"/>
            <w:sz w:val="20"/>
            <w:szCs w:val="20"/>
            <w:lang w:val="en-GB"/>
            <w:rPrChange w:id="354" w:author="Sebastian Alonso Carlos" w:date="2026-05-14T14:33:00Z" w16du:dateUtc="2026-05-14T12:33:00Z">
              <w:rPr>
                <w:color w:val="156082" w:themeColor="accent1"/>
                <w:sz w:val="20"/>
                <w:szCs w:val="20"/>
              </w:rPr>
            </w:rPrChange>
          </w:rPr>
          <w:delText>Company name</w:delText>
        </w:r>
        <w:r w:rsidR="006162D7" w:rsidDel="00F07C0E">
          <w:rPr>
            <w:b/>
            <w:bCs/>
            <w:color w:val="156082" w:themeColor="accent1"/>
            <w:sz w:val="20"/>
            <w:szCs w:val="20"/>
          </w:rPr>
          <w:delText>”</w:delText>
        </w:r>
      </w:del>
    </w:p>
    <w:p w14:paraId="5B37AA50" w14:textId="791288C7" w:rsidR="00BA0434" w:rsidRPr="008A70C6" w:rsidDel="00F07C0E" w:rsidRDefault="00BA0434" w:rsidP="00970474">
      <w:pPr>
        <w:pStyle w:val="Prrafodelista"/>
        <w:numPr>
          <w:ilvl w:val="0"/>
          <w:numId w:val="2"/>
        </w:numPr>
        <w:ind w:left="1134" w:hanging="283"/>
        <w:rPr>
          <w:del w:id="355" w:author="Sebastian Alonso Carlos" w:date="2026-05-14T16:52:00Z" w16du:dateUtc="2026-05-14T14:52:00Z"/>
          <w:color w:val="156082" w:themeColor="accent1"/>
          <w:sz w:val="20"/>
          <w:szCs w:val="20"/>
        </w:rPr>
      </w:pPr>
      <w:del w:id="356" w:author="Sebastian Alonso Carlos" w:date="2026-05-14T16:52:00Z" w16du:dateUtc="2026-05-14T14:52:00Z">
        <w:r w:rsidRPr="008A70C6" w:rsidDel="00F07C0E">
          <w:rPr>
            <w:color w:val="156082" w:themeColor="accent1"/>
            <w:sz w:val="20"/>
            <w:szCs w:val="20"/>
          </w:rPr>
          <w:delText>Otro campo para el NIF</w:delText>
        </w:r>
        <w:r w:rsidR="006162D7" w:rsidDel="00F07C0E">
          <w:rPr>
            <w:color w:val="156082" w:themeColor="accent1"/>
            <w:sz w:val="20"/>
            <w:szCs w:val="20"/>
          </w:rPr>
          <w:delText xml:space="preserve"> con el título “</w:delText>
        </w:r>
        <w:r w:rsidR="006162D7" w:rsidRPr="0005317A" w:rsidDel="00F07C0E">
          <w:rPr>
            <w:color w:val="156082" w:themeColor="accent1"/>
            <w:sz w:val="20"/>
            <w:szCs w:val="20"/>
            <w:lang w:val="en-GB"/>
            <w:rPrChange w:id="357" w:author="Sebastian Alonso Carlos" w:date="2026-05-14T14:33:00Z" w16du:dateUtc="2026-05-14T12:33:00Z">
              <w:rPr>
                <w:color w:val="156082" w:themeColor="accent1"/>
                <w:sz w:val="20"/>
                <w:szCs w:val="20"/>
              </w:rPr>
            </w:rPrChange>
          </w:rPr>
          <w:delText>Tax ID number</w:delText>
        </w:r>
        <w:r w:rsidR="006162D7" w:rsidDel="00F07C0E">
          <w:rPr>
            <w:b/>
            <w:bCs/>
            <w:color w:val="156082" w:themeColor="accent1"/>
            <w:sz w:val="20"/>
            <w:szCs w:val="20"/>
          </w:rPr>
          <w:delText>”</w:delText>
        </w:r>
      </w:del>
    </w:p>
    <w:p w14:paraId="50A6E53A" w14:textId="152F59AD" w:rsidR="00BA0434" w:rsidRPr="006162D7" w:rsidDel="00F07C0E" w:rsidRDefault="00BA0434" w:rsidP="006162D7">
      <w:pPr>
        <w:pStyle w:val="Prrafodelista"/>
        <w:numPr>
          <w:ilvl w:val="0"/>
          <w:numId w:val="2"/>
        </w:numPr>
        <w:ind w:left="1134" w:hanging="283"/>
        <w:rPr>
          <w:del w:id="358" w:author="Sebastian Alonso Carlos" w:date="2026-05-14T16:52:00Z" w16du:dateUtc="2026-05-14T14:52:00Z"/>
          <w:color w:val="156082" w:themeColor="accent1"/>
          <w:sz w:val="20"/>
          <w:szCs w:val="20"/>
        </w:rPr>
      </w:pPr>
      <w:del w:id="359" w:author="Sebastian Alonso Carlos" w:date="2026-05-14T16:52:00Z" w16du:dateUtc="2026-05-14T14:52:00Z">
        <w:r w:rsidRPr="006162D7" w:rsidDel="00F07C0E">
          <w:rPr>
            <w:color w:val="156082" w:themeColor="accent1"/>
            <w:sz w:val="20"/>
            <w:szCs w:val="20"/>
          </w:rPr>
          <w:delText>[Otro para poner el porcentaje</w:delText>
        </w:r>
        <w:r w:rsidR="006162D7" w:rsidRPr="006162D7" w:rsidDel="00F07C0E">
          <w:rPr>
            <w:color w:val="156082" w:themeColor="accent1"/>
            <w:sz w:val="20"/>
            <w:szCs w:val="20"/>
          </w:rPr>
          <w:delText xml:space="preserve"> con el título “</w:delText>
        </w:r>
        <w:r w:rsidR="006162D7" w:rsidRPr="0005317A" w:rsidDel="00F07C0E">
          <w:rPr>
            <w:color w:val="156082" w:themeColor="accent1"/>
            <w:sz w:val="20"/>
            <w:szCs w:val="20"/>
            <w:lang w:val="en-GB"/>
            <w:rPrChange w:id="360" w:author="Sebastian Alonso Carlos" w:date="2026-05-14T14:33:00Z" w16du:dateUtc="2026-05-14T12:33:00Z">
              <w:rPr>
                <w:color w:val="156082" w:themeColor="accent1"/>
                <w:sz w:val="20"/>
                <w:szCs w:val="20"/>
              </w:rPr>
            </w:rPrChange>
          </w:rPr>
          <w:delText>Shareholding</w:delText>
        </w:r>
        <w:r w:rsidR="006162D7" w:rsidRPr="003409A0" w:rsidDel="00F07C0E">
          <w:rPr>
            <w:color w:val="156082" w:themeColor="accent1"/>
            <w:sz w:val="20"/>
            <w:szCs w:val="20"/>
          </w:rPr>
          <w:delText>”]</w:delText>
        </w:r>
      </w:del>
    </w:p>
    <w:p w14:paraId="1CCE9A77" w14:textId="77777777" w:rsidR="00BA0434" w:rsidRPr="00BA0434" w:rsidRDefault="00BA0434" w:rsidP="00BA0434">
      <w:pPr>
        <w:pStyle w:val="Prrafodelista"/>
        <w:rPr>
          <w:sz w:val="20"/>
          <w:szCs w:val="20"/>
        </w:rPr>
      </w:pPr>
    </w:p>
    <w:p w14:paraId="69B3CABA" w14:textId="46F37280" w:rsidR="008C7773" w:rsidRDefault="008C7773" w:rsidP="00BB5E65">
      <w:pPr>
        <w:jc w:val="center"/>
        <w:rPr>
          <w:b/>
          <w:bCs/>
          <w:sz w:val="32"/>
          <w:szCs w:val="32"/>
        </w:rPr>
      </w:pPr>
      <w:r w:rsidRPr="008C7773">
        <w:rPr>
          <w:b/>
          <w:bCs/>
          <w:noProof/>
          <w:sz w:val="32"/>
          <w:szCs w:val="32"/>
        </w:rPr>
        <w:drawing>
          <wp:inline distT="0" distB="0" distL="0" distR="0" wp14:anchorId="047C8048" wp14:editId="4E60E29A">
            <wp:extent cx="6026892" cy="2510725"/>
            <wp:effectExtent l="0" t="0" r="0" b="4445"/>
            <wp:docPr id="395962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62899" name=""/>
                    <pic:cNvPicPr/>
                  </pic:nvPicPr>
                  <pic:blipFill>
                    <a:blip r:embed="rId24"/>
                    <a:stretch>
                      <a:fillRect/>
                    </a:stretch>
                  </pic:blipFill>
                  <pic:spPr>
                    <a:xfrm>
                      <a:off x="0" y="0"/>
                      <a:ext cx="6034172" cy="2513758"/>
                    </a:xfrm>
                    <a:prstGeom prst="rect">
                      <a:avLst/>
                    </a:prstGeom>
                  </pic:spPr>
                </pic:pic>
              </a:graphicData>
            </a:graphic>
          </wp:inline>
        </w:drawing>
      </w:r>
    </w:p>
    <w:p w14:paraId="69625F43" w14:textId="7C8AAD28" w:rsidR="00D15796" w:rsidRPr="006F2D3D" w:rsidRDefault="008A70C6" w:rsidP="008A70C6">
      <w:pPr>
        <w:ind w:firstLine="708"/>
        <w:rPr>
          <w:sz w:val="20"/>
          <w:szCs w:val="20"/>
          <w:lang w:val="en-US"/>
        </w:rPr>
      </w:pPr>
      <w:r>
        <w:rPr>
          <w:sz w:val="20"/>
          <w:szCs w:val="20"/>
          <w:lang w:val="en-US"/>
        </w:rPr>
        <w:t>V</w:t>
      </w:r>
      <w:r w:rsidR="00D15796" w:rsidRPr="006F2D3D">
        <w:rPr>
          <w:sz w:val="20"/>
          <w:szCs w:val="20"/>
          <w:lang w:val="en-US"/>
        </w:rPr>
        <w:t xml:space="preserve">entana </w:t>
      </w:r>
      <w:r w:rsidR="00D15796" w:rsidRPr="0005317A">
        <w:rPr>
          <w:sz w:val="20"/>
          <w:szCs w:val="20"/>
          <w:rPrChange w:id="361" w:author="Sebastian Alonso Carlos" w:date="2026-05-14T14:34:00Z" w16du:dateUtc="2026-05-14T12:34:00Z">
            <w:rPr>
              <w:sz w:val="20"/>
              <w:szCs w:val="20"/>
              <w:lang w:val="en-US"/>
            </w:rPr>
          </w:rPrChange>
        </w:rPr>
        <w:t>emergente</w:t>
      </w:r>
      <w:r w:rsidR="00D15796" w:rsidRPr="006F2D3D">
        <w:rPr>
          <w:sz w:val="20"/>
          <w:szCs w:val="20"/>
          <w:lang w:val="en-US"/>
        </w:rPr>
        <w:t>:</w:t>
      </w:r>
    </w:p>
    <w:p w14:paraId="6EBC0B19" w14:textId="2476694F" w:rsidR="00D15796" w:rsidRPr="008A70C6" w:rsidRDefault="00A90195" w:rsidP="008A70C6">
      <w:pPr>
        <w:pStyle w:val="Prrafodelista"/>
        <w:numPr>
          <w:ilvl w:val="0"/>
          <w:numId w:val="2"/>
        </w:numPr>
        <w:rPr>
          <w:sz w:val="20"/>
          <w:szCs w:val="20"/>
          <w:lang w:val="en-US"/>
        </w:rPr>
      </w:pPr>
      <w:r>
        <w:rPr>
          <w:sz w:val="20"/>
          <w:szCs w:val="20"/>
          <w:lang w:val="en-US"/>
        </w:rPr>
        <w:lastRenderedPageBreak/>
        <w:t xml:space="preserve">Cambiar </w:t>
      </w:r>
      <w:r w:rsidRPr="0005317A">
        <w:rPr>
          <w:sz w:val="20"/>
          <w:szCs w:val="20"/>
          <w:rPrChange w:id="362" w:author="Sebastian Alonso Carlos" w:date="2026-05-14T14:34:00Z" w16du:dateUtc="2026-05-14T12:34:00Z">
            <w:rPr>
              <w:sz w:val="20"/>
              <w:szCs w:val="20"/>
              <w:lang w:val="en-US"/>
            </w:rPr>
          </w:rPrChange>
        </w:rPr>
        <w:t>el</w:t>
      </w:r>
      <w:r>
        <w:rPr>
          <w:sz w:val="20"/>
          <w:szCs w:val="20"/>
          <w:lang w:val="en-US"/>
        </w:rPr>
        <w:t xml:space="preserve"> </w:t>
      </w:r>
      <w:r w:rsidRPr="0005317A">
        <w:rPr>
          <w:sz w:val="20"/>
          <w:szCs w:val="20"/>
          <w:rPrChange w:id="363" w:author="Sebastian Alonso Carlos" w:date="2026-05-14T14:34:00Z" w16du:dateUtc="2026-05-14T12:34:00Z">
            <w:rPr>
              <w:sz w:val="20"/>
              <w:szCs w:val="20"/>
              <w:lang w:val="en-US"/>
            </w:rPr>
          </w:rPrChange>
        </w:rPr>
        <w:t>texto</w:t>
      </w:r>
      <w:r>
        <w:rPr>
          <w:sz w:val="20"/>
          <w:szCs w:val="20"/>
          <w:lang w:val="en-US"/>
        </w:rPr>
        <w:t xml:space="preserve"> </w:t>
      </w:r>
      <w:r w:rsidRPr="0005317A">
        <w:rPr>
          <w:sz w:val="20"/>
          <w:szCs w:val="20"/>
          <w:rPrChange w:id="364" w:author="Sebastian Alonso Carlos" w:date="2026-05-14T14:34:00Z" w16du:dateUtc="2026-05-14T12:34:00Z">
            <w:rPr>
              <w:sz w:val="20"/>
              <w:szCs w:val="20"/>
              <w:lang w:val="en-US"/>
            </w:rPr>
          </w:rPrChange>
        </w:rPr>
        <w:t>por</w:t>
      </w:r>
      <w:r>
        <w:rPr>
          <w:sz w:val="20"/>
          <w:szCs w:val="20"/>
          <w:lang w:val="en-US"/>
        </w:rPr>
        <w:t xml:space="preserve">: </w:t>
      </w:r>
      <w:r w:rsidR="008A70C6" w:rsidRPr="008A70C6">
        <w:rPr>
          <w:sz w:val="20"/>
          <w:szCs w:val="20"/>
          <w:lang w:val="en-US"/>
        </w:rPr>
        <w:t>“</w:t>
      </w:r>
      <w:r w:rsidR="00D15796" w:rsidRPr="008A70C6">
        <w:rPr>
          <w:sz w:val="20"/>
          <w:szCs w:val="20"/>
          <w:lang w:val="en-US"/>
        </w:rPr>
        <w:t>Please state any remunerated activities you undertake in addition to the roles previously disclosed</w:t>
      </w:r>
      <w:r w:rsidR="008A70C6" w:rsidRPr="008A70C6">
        <w:rPr>
          <w:sz w:val="20"/>
          <w:szCs w:val="20"/>
          <w:lang w:val="en-US"/>
        </w:rPr>
        <w:t>”</w:t>
      </w:r>
      <w:r w:rsidR="00D15796" w:rsidRPr="008A70C6">
        <w:rPr>
          <w:sz w:val="20"/>
          <w:szCs w:val="20"/>
          <w:lang w:val="en-US"/>
        </w:rPr>
        <w:t>.</w:t>
      </w:r>
    </w:p>
    <w:p w14:paraId="639F4F6A" w14:textId="2174FDDB" w:rsidR="00524EF7" w:rsidRDefault="00524EF7" w:rsidP="00BB5E65">
      <w:pPr>
        <w:jc w:val="center"/>
        <w:rPr>
          <w:b/>
          <w:bCs/>
          <w:sz w:val="32"/>
          <w:szCs w:val="32"/>
        </w:rPr>
      </w:pPr>
      <w:r w:rsidRPr="00524EF7">
        <w:rPr>
          <w:b/>
          <w:bCs/>
          <w:noProof/>
          <w:sz w:val="32"/>
          <w:szCs w:val="32"/>
        </w:rPr>
        <w:drawing>
          <wp:inline distT="0" distB="0" distL="0" distR="0" wp14:anchorId="203B6CC3" wp14:editId="2204093B">
            <wp:extent cx="5814715" cy="1782305"/>
            <wp:effectExtent l="0" t="0" r="0" b="8890"/>
            <wp:docPr id="83244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43990" name=""/>
                    <pic:cNvPicPr/>
                  </pic:nvPicPr>
                  <pic:blipFill>
                    <a:blip r:embed="rId25"/>
                    <a:stretch>
                      <a:fillRect/>
                    </a:stretch>
                  </pic:blipFill>
                  <pic:spPr>
                    <a:xfrm>
                      <a:off x="0" y="0"/>
                      <a:ext cx="5828375" cy="1786492"/>
                    </a:xfrm>
                    <a:prstGeom prst="rect">
                      <a:avLst/>
                    </a:prstGeom>
                  </pic:spPr>
                </pic:pic>
              </a:graphicData>
            </a:graphic>
          </wp:inline>
        </w:drawing>
      </w:r>
    </w:p>
    <w:p w14:paraId="61277F78" w14:textId="2E97283D" w:rsidR="008C7773" w:rsidRDefault="00524EF7" w:rsidP="00A90195">
      <w:pPr>
        <w:ind w:left="708"/>
        <w:rPr>
          <w:sz w:val="20"/>
          <w:szCs w:val="20"/>
        </w:rPr>
      </w:pPr>
      <w:r w:rsidRPr="00524EF7">
        <w:rPr>
          <w:sz w:val="20"/>
          <w:szCs w:val="20"/>
        </w:rPr>
        <w:t>Po</w:t>
      </w:r>
      <w:r w:rsidR="00A90195">
        <w:rPr>
          <w:sz w:val="20"/>
          <w:szCs w:val="20"/>
        </w:rPr>
        <w:t>ner</w:t>
      </w:r>
      <w:r w:rsidRPr="00524EF7">
        <w:rPr>
          <w:sz w:val="20"/>
          <w:szCs w:val="20"/>
        </w:rPr>
        <w:t xml:space="preserve"> el título que marco en amarillo </w:t>
      </w:r>
      <w:r w:rsidR="00A90195">
        <w:rPr>
          <w:sz w:val="20"/>
          <w:szCs w:val="20"/>
        </w:rPr>
        <w:t xml:space="preserve">también </w:t>
      </w:r>
      <w:r w:rsidRPr="00524EF7">
        <w:rPr>
          <w:sz w:val="20"/>
          <w:szCs w:val="20"/>
        </w:rPr>
        <w:t>en la parte izquierda en rojo</w:t>
      </w:r>
      <w:r w:rsidR="00AC4DC6">
        <w:rPr>
          <w:sz w:val="20"/>
          <w:szCs w:val="20"/>
        </w:rPr>
        <w:t xml:space="preserve"> (que he marco también en amarillo)</w:t>
      </w:r>
      <w:r w:rsidRPr="00524EF7">
        <w:rPr>
          <w:sz w:val="20"/>
          <w:szCs w:val="20"/>
        </w:rPr>
        <w:t>, como en los otros apartados anteriores.</w:t>
      </w:r>
    </w:p>
    <w:p w14:paraId="36FDCD53" w14:textId="77777777" w:rsidR="00A90195" w:rsidRPr="00524EF7" w:rsidRDefault="00A90195" w:rsidP="00A90195">
      <w:pPr>
        <w:ind w:left="708"/>
        <w:rPr>
          <w:sz w:val="20"/>
          <w:szCs w:val="20"/>
        </w:rPr>
      </w:pPr>
    </w:p>
    <w:p w14:paraId="7D6C8027" w14:textId="1BE7609D" w:rsidR="008C7773" w:rsidRDefault="008C7773" w:rsidP="00BB5E65">
      <w:pPr>
        <w:jc w:val="center"/>
        <w:rPr>
          <w:b/>
          <w:bCs/>
          <w:sz w:val="32"/>
          <w:szCs w:val="32"/>
        </w:rPr>
      </w:pPr>
      <w:r w:rsidRPr="008C7773">
        <w:rPr>
          <w:b/>
          <w:bCs/>
          <w:noProof/>
          <w:sz w:val="32"/>
          <w:szCs w:val="32"/>
        </w:rPr>
        <w:drawing>
          <wp:inline distT="0" distB="0" distL="0" distR="0" wp14:anchorId="16721C9D" wp14:editId="5D8DB630">
            <wp:extent cx="5870995" cy="2468219"/>
            <wp:effectExtent l="0" t="0" r="0" b="8890"/>
            <wp:docPr id="585906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06320" name=""/>
                    <pic:cNvPicPr/>
                  </pic:nvPicPr>
                  <pic:blipFill>
                    <a:blip r:embed="rId26"/>
                    <a:stretch>
                      <a:fillRect/>
                    </a:stretch>
                  </pic:blipFill>
                  <pic:spPr>
                    <a:xfrm>
                      <a:off x="0" y="0"/>
                      <a:ext cx="5882123" cy="2472897"/>
                    </a:xfrm>
                    <a:prstGeom prst="rect">
                      <a:avLst/>
                    </a:prstGeom>
                  </pic:spPr>
                </pic:pic>
              </a:graphicData>
            </a:graphic>
          </wp:inline>
        </w:drawing>
      </w:r>
    </w:p>
    <w:p w14:paraId="32D61384" w14:textId="3B4338C0" w:rsidR="008C7773" w:rsidRDefault="008C7773" w:rsidP="00BB5E65">
      <w:pPr>
        <w:jc w:val="center"/>
        <w:rPr>
          <w:b/>
          <w:bCs/>
          <w:sz w:val="32"/>
          <w:szCs w:val="32"/>
        </w:rPr>
      </w:pPr>
      <w:r w:rsidRPr="008C7773">
        <w:rPr>
          <w:b/>
          <w:bCs/>
          <w:noProof/>
          <w:sz w:val="32"/>
          <w:szCs w:val="32"/>
        </w:rPr>
        <w:drawing>
          <wp:inline distT="0" distB="0" distL="0" distR="0" wp14:anchorId="1CE4FD49" wp14:editId="78D6844F">
            <wp:extent cx="5916022" cy="2502976"/>
            <wp:effectExtent l="0" t="0" r="0" b="0"/>
            <wp:docPr id="1761198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98850" name=""/>
                    <pic:cNvPicPr/>
                  </pic:nvPicPr>
                  <pic:blipFill>
                    <a:blip r:embed="rId27"/>
                    <a:stretch>
                      <a:fillRect/>
                    </a:stretch>
                  </pic:blipFill>
                  <pic:spPr>
                    <a:xfrm>
                      <a:off x="0" y="0"/>
                      <a:ext cx="5926369" cy="2507354"/>
                    </a:xfrm>
                    <a:prstGeom prst="rect">
                      <a:avLst/>
                    </a:prstGeom>
                  </pic:spPr>
                </pic:pic>
              </a:graphicData>
            </a:graphic>
          </wp:inline>
        </w:drawing>
      </w:r>
    </w:p>
    <w:p w14:paraId="06F5F1BC" w14:textId="419B1CEA" w:rsidR="008C7773" w:rsidRPr="0074771F" w:rsidRDefault="008C7773" w:rsidP="00A90195">
      <w:pPr>
        <w:ind w:firstLine="709"/>
        <w:rPr>
          <w:sz w:val="20"/>
          <w:szCs w:val="20"/>
        </w:rPr>
      </w:pPr>
      <w:r w:rsidRPr="0074771F">
        <w:rPr>
          <w:noProof/>
          <w:sz w:val="20"/>
          <w:szCs w:val="20"/>
        </w:rPr>
        <w:lastRenderedPageBreak/>
        <w:drawing>
          <wp:inline distT="0" distB="0" distL="0" distR="0" wp14:anchorId="76B10BE7" wp14:editId="38EFB963">
            <wp:extent cx="5307861" cy="2216258"/>
            <wp:effectExtent l="0" t="0" r="7620" b="0"/>
            <wp:docPr id="1581283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83425" name=""/>
                    <pic:cNvPicPr/>
                  </pic:nvPicPr>
                  <pic:blipFill>
                    <a:blip r:embed="rId28"/>
                    <a:stretch>
                      <a:fillRect/>
                    </a:stretch>
                  </pic:blipFill>
                  <pic:spPr>
                    <a:xfrm>
                      <a:off x="0" y="0"/>
                      <a:ext cx="5319912" cy="2221290"/>
                    </a:xfrm>
                    <a:prstGeom prst="rect">
                      <a:avLst/>
                    </a:prstGeom>
                  </pic:spPr>
                </pic:pic>
              </a:graphicData>
            </a:graphic>
          </wp:inline>
        </w:drawing>
      </w:r>
    </w:p>
    <w:p w14:paraId="172946C3" w14:textId="06B043E2" w:rsidR="0074771F" w:rsidRPr="0074771F" w:rsidRDefault="00A90195" w:rsidP="00A90195">
      <w:pPr>
        <w:ind w:firstLine="708"/>
        <w:rPr>
          <w:sz w:val="20"/>
          <w:szCs w:val="20"/>
        </w:rPr>
      </w:pPr>
      <w:r>
        <w:rPr>
          <w:sz w:val="20"/>
          <w:szCs w:val="20"/>
        </w:rPr>
        <w:t>V</w:t>
      </w:r>
      <w:r w:rsidR="0074771F" w:rsidRPr="0074771F">
        <w:rPr>
          <w:sz w:val="20"/>
          <w:szCs w:val="20"/>
        </w:rPr>
        <w:t>entana emergente:</w:t>
      </w:r>
    </w:p>
    <w:p w14:paraId="0DC2FDDD" w14:textId="2D82AA53" w:rsidR="0074771F" w:rsidRPr="00A90195" w:rsidRDefault="00A90195" w:rsidP="00A90195">
      <w:pPr>
        <w:pStyle w:val="Prrafodelista"/>
        <w:numPr>
          <w:ilvl w:val="0"/>
          <w:numId w:val="2"/>
        </w:numPr>
        <w:ind w:left="1134" w:hanging="425"/>
        <w:rPr>
          <w:sz w:val="20"/>
          <w:szCs w:val="20"/>
          <w:lang w:val="en-US"/>
        </w:rPr>
      </w:pPr>
      <w:r w:rsidRPr="00A90195">
        <w:rPr>
          <w:sz w:val="20"/>
          <w:szCs w:val="20"/>
          <w:lang w:val="en-US"/>
        </w:rPr>
        <w:t>Ca</w:t>
      </w:r>
      <w:r>
        <w:rPr>
          <w:sz w:val="20"/>
          <w:szCs w:val="20"/>
          <w:lang w:val="en-US"/>
        </w:rPr>
        <w:t xml:space="preserve">mbiar </w:t>
      </w:r>
      <w:r w:rsidRPr="0005317A">
        <w:rPr>
          <w:sz w:val="20"/>
          <w:szCs w:val="20"/>
          <w:rPrChange w:id="365" w:author="Sebastian Alonso Carlos" w:date="2026-05-14T14:34:00Z" w16du:dateUtc="2026-05-14T12:34:00Z">
            <w:rPr>
              <w:sz w:val="20"/>
              <w:szCs w:val="20"/>
              <w:lang w:val="en-US"/>
            </w:rPr>
          </w:rPrChange>
        </w:rPr>
        <w:t>el texto por</w:t>
      </w:r>
      <w:r>
        <w:rPr>
          <w:sz w:val="20"/>
          <w:szCs w:val="20"/>
          <w:lang w:val="en-US"/>
        </w:rPr>
        <w:t>: “</w:t>
      </w:r>
      <w:r w:rsidR="0074771F" w:rsidRPr="00A90195">
        <w:rPr>
          <w:sz w:val="20"/>
          <w:szCs w:val="20"/>
          <w:lang w:val="en-US"/>
        </w:rPr>
        <w:t>Please provide details of any positions you hold in non-profit entities or organizations, including, but not limited to, foundations, associations, and non-governmental organizations (NGOs)</w:t>
      </w:r>
      <w:r w:rsidRPr="00A90195">
        <w:rPr>
          <w:sz w:val="20"/>
          <w:szCs w:val="20"/>
          <w:lang w:val="en-US"/>
        </w:rPr>
        <w:t>.”</w:t>
      </w:r>
    </w:p>
    <w:p w14:paraId="5DCE7B1A" w14:textId="17CFC23C" w:rsidR="008C7773" w:rsidRDefault="008C7773" w:rsidP="00BB5E65">
      <w:pPr>
        <w:jc w:val="center"/>
        <w:rPr>
          <w:b/>
          <w:bCs/>
          <w:sz w:val="32"/>
          <w:szCs w:val="32"/>
        </w:rPr>
      </w:pPr>
      <w:r w:rsidRPr="008C7773">
        <w:rPr>
          <w:b/>
          <w:bCs/>
          <w:noProof/>
          <w:sz w:val="32"/>
          <w:szCs w:val="32"/>
        </w:rPr>
        <w:drawing>
          <wp:inline distT="0" distB="0" distL="0" distR="0" wp14:anchorId="185B25E1" wp14:editId="0638B8C3">
            <wp:extent cx="5601797" cy="2286000"/>
            <wp:effectExtent l="0" t="0" r="0" b="0"/>
            <wp:docPr id="1091571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71563" name=""/>
                    <pic:cNvPicPr/>
                  </pic:nvPicPr>
                  <pic:blipFill>
                    <a:blip r:embed="rId29"/>
                    <a:stretch>
                      <a:fillRect/>
                    </a:stretch>
                  </pic:blipFill>
                  <pic:spPr>
                    <a:xfrm>
                      <a:off x="0" y="0"/>
                      <a:ext cx="5611627" cy="2290011"/>
                    </a:xfrm>
                    <a:prstGeom prst="rect">
                      <a:avLst/>
                    </a:prstGeom>
                  </pic:spPr>
                </pic:pic>
              </a:graphicData>
            </a:graphic>
          </wp:inline>
        </w:drawing>
      </w:r>
    </w:p>
    <w:p w14:paraId="48B7673D" w14:textId="4C50ACDE" w:rsidR="008C7773" w:rsidRDefault="00F640A0" w:rsidP="00BB5E65">
      <w:pPr>
        <w:jc w:val="center"/>
        <w:rPr>
          <w:b/>
          <w:bCs/>
          <w:sz w:val="32"/>
          <w:szCs w:val="32"/>
        </w:rPr>
      </w:pPr>
      <w:r w:rsidRPr="00F640A0">
        <w:rPr>
          <w:b/>
          <w:bCs/>
          <w:noProof/>
          <w:sz w:val="32"/>
          <w:szCs w:val="32"/>
        </w:rPr>
        <w:drawing>
          <wp:inline distT="0" distB="0" distL="0" distR="0" wp14:anchorId="4E048D4D" wp14:editId="239ECAE8">
            <wp:extent cx="5692764" cy="1714465"/>
            <wp:effectExtent l="0" t="0" r="3810" b="635"/>
            <wp:docPr id="39916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6907" name=""/>
                    <pic:cNvPicPr/>
                  </pic:nvPicPr>
                  <pic:blipFill>
                    <a:blip r:embed="rId30"/>
                    <a:stretch>
                      <a:fillRect/>
                    </a:stretch>
                  </pic:blipFill>
                  <pic:spPr>
                    <a:xfrm>
                      <a:off x="0" y="0"/>
                      <a:ext cx="5709392" cy="1719473"/>
                    </a:xfrm>
                    <a:prstGeom prst="rect">
                      <a:avLst/>
                    </a:prstGeom>
                  </pic:spPr>
                </pic:pic>
              </a:graphicData>
            </a:graphic>
          </wp:inline>
        </w:drawing>
      </w:r>
    </w:p>
    <w:p w14:paraId="0FDFE68A" w14:textId="0D4329A7" w:rsidR="0074771F" w:rsidRPr="0074771F" w:rsidRDefault="00A90195" w:rsidP="0074771F">
      <w:pPr>
        <w:rPr>
          <w:sz w:val="20"/>
          <w:szCs w:val="20"/>
        </w:rPr>
      </w:pPr>
      <w:r>
        <w:rPr>
          <w:sz w:val="20"/>
          <w:szCs w:val="20"/>
        </w:rPr>
        <w:tab/>
        <w:t>P</w:t>
      </w:r>
      <w:r w:rsidR="0074771F" w:rsidRPr="0074771F">
        <w:rPr>
          <w:sz w:val="20"/>
          <w:szCs w:val="20"/>
        </w:rPr>
        <w:t>antalla:</w:t>
      </w:r>
    </w:p>
    <w:p w14:paraId="1D0A6172" w14:textId="6DB2B265" w:rsidR="0074771F" w:rsidRPr="00A90195" w:rsidRDefault="00A90195" w:rsidP="00A90195">
      <w:pPr>
        <w:pStyle w:val="Prrafodelista"/>
        <w:numPr>
          <w:ilvl w:val="0"/>
          <w:numId w:val="2"/>
        </w:numPr>
        <w:ind w:left="1134" w:hanging="425"/>
        <w:rPr>
          <w:sz w:val="20"/>
          <w:szCs w:val="20"/>
          <w:lang w:val="en-US"/>
        </w:rPr>
      </w:pPr>
      <w:r w:rsidRPr="00A90195">
        <w:rPr>
          <w:sz w:val="20"/>
          <w:szCs w:val="20"/>
          <w:lang w:val="en-US"/>
        </w:rPr>
        <w:t>Ca</w:t>
      </w:r>
      <w:r>
        <w:rPr>
          <w:sz w:val="20"/>
          <w:szCs w:val="20"/>
          <w:lang w:val="en-US"/>
        </w:rPr>
        <w:t xml:space="preserve">mbiar </w:t>
      </w:r>
      <w:r w:rsidRPr="0005317A">
        <w:rPr>
          <w:sz w:val="20"/>
          <w:szCs w:val="20"/>
          <w:rPrChange w:id="366" w:author="Sebastian Alonso Carlos" w:date="2026-05-14T14:34:00Z" w16du:dateUtc="2026-05-14T12:34:00Z">
            <w:rPr>
              <w:sz w:val="20"/>
              <w:szCs w:val="20"/>
              <w:lang w:val="en-US"/>
            </w:rPr>
          </w:rPrChange>
        </w:rPr>
        <w:t>el texto por</w:t>
      </w:r>
      <w:r>
        <w:rPr>
          <w:sz w:val="20"/>
          <w:szCs w:val="20"/>
          <w:lang w:val="en-US"/>
        </w:rPr>
        <w:t>: “</w:t>
      </w:r>
      <w:r w:rsidR="0074771F" w:rsidRPr="00A90195">
        <w:rPr>
          <w:sz w:val="20"/>
          <w:szCs w:val="20"/>
          <w:lang w:val="en-US"/>
        </w:rPr>
        <w:t>If you wish to add any comments regarding the questionnaire, you may do so here:</w:t>
      </w:r>
      <w:r>
        <w:rPr>
          <w:sz w:val="20"/>
          <w:szCs w:val="20"/>
          <w:lang w:val="en-US"/>
        </w:rPr>
        <w:t>”</w:t>
      </w:r>
    </w:p>
    <w:p w14:paraId="3B33ADBA" w14:textId="1C88E115" w:rsidR="008C7773" w:rsidRDefault="008C7773" w:rsidP="00BB5E65">
      <w:pPr>
        <w:jc w:val="center"/>
        <w:rPr>
          <w:b/>
          <w:bCs/>
          <w:sz w:val="32"/>
          <w:szCs w:val="32"/>
        </w:rPr>
      </w:pPr>
      <w:r w:rsidRPr="008C7773">
        <w:rPr>
          <w:b/>
          <w:bCs/>
          <w:noProof/>
          <w:sz w:val="32"/>
          <w:szCs w:val="32"/>
        </w:rPr>
        <w:lastRenderedPageBreak/>
        <w:drawing>
          <wp:inline distT="0" distB="0" distL="0" distR="0" wp14:anchorId="4A2FB174" wp14:editId="22C5C980">
            <wp:extent cx="6645910" cy="3085465"/>
            <wp:effectExtent l="0" t="0" r="2540" b="635"/>
            <wp:docPr id="1743736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36879" name=""/>
                    <pic:cNvPicPr/>
                  </pic:nvPicPr>
                  <pic:blipFill>
                    <a:blip r:embed="rId31"/>
                    <a:stretch>
                      <a:fillRect/>
                    </a:stretch>
                  </pic:blipFill>
                  <pic:spPr>
                    <a:xfrm>
                      <a:off x="0" y="0"/>
                      <a:ext cx="6645910" cy="3085465"/>
                    </a:xfrm>
                    <a:prstGeom prst="rect">
                      <a:avLst/>
                    </a:prstGeom>
                  </pic:spPr>
                </pic:pic>
              </a:graphicData>
            </a:graphic>
          </wp:inline>
        </w:drawing>
      </w:r>
    </w:p>
    <w:p w14:paraId="00732B61" w14:textId="77777777" w:rsidR="00423A83" w:rsidRPr="00423A83" w:rsidRDefault="00423A83" w:rsidP="00423A83">
      <w:pPr>
        <w:ind w:left="567"/>
        <w:rPr>
          <w:b/>
          <w:bCs/>
          <w:sz w:val="20"/>
          <w:szCs w:val="20"/>
          <w:lang w:val="en-US"/>
        </w:rPr>
      </w:pPr>
      <w:r w:rsidRPr="00423A83">
        <w:rPr>
          <w:b/>
          <w:bCs/>
          <w:sz w:val="20"/>
          <w:szCs w:val="20"/>
          <w:lang w:val="en-US"/>
        </w:rPr>
        <w:t>PERSONAL DATA PROTECTION POLICY</w:t>
      </w:r>
    </w:p>
    <w:p w14:paraId="73A55E39" w14:textId="77777777" w:rsidR="00423A83" w:rsidRPr="00423A83" w:rsidRDefault="00423A83" w:rsidP="00423A83">
      <w:pPr>
        <w:ind w:left="567"/>
        <w:rPr>
          <w:b/>
          <w:bCs/>
          <w:sz w:val="20"/>
          <w:szCs w:val="20"/>
          <w:lang w:val="en-US"/>
        </w:rPr>
      </w:pPr>
      <w:r w:rsidRPr="00423A83">
        <w:rPr>
          <w:b/>
          <w:bCs/>
          <w:sz w:val="20"/>
          <w:szCs w:val="20"/>
          <w:lang w:val="en-US"/>
        </w:rPr>
        <w:t>1.- Data controller</w:t>
      </w:r>
    </w:p>
    <w:p w14:paraId="2A1C9C75" w14:textId="29905336" w:rsidR="00423A83" w:rsidRPr="00423A83" w:rsidRDefault="00423A83" w:rsidP="00423A83">
      <w:pPr>
        <w:ind w:left="567"/>
        <w:rPr>
          <w:sz w:val="20"/>
          <w:szCs w:val="20"/>
          <w:lang w:val="en-US"/>
        </w:rPr>
      </w:pPr>
      <w:r w:rsidRPr="00423A83">
        <w:rPr>
          <w:sz w:val="20"/>
          <w:szCs w:val="20"/>
          <w:lang w:val="en-US"/>
        </w:rPr>
        <w:t xml:space="preserve">Banco Santander, S.A., with registered office </w:t>
      </w:r>
      <w:r w:rsidR="000A6B06">
        <w:rPr>
          <w:sz w:val="20"/>
          <w:szCs w:val="20"/>
          <w:lang w:val="en-US"/>
        </w:rPr>
        <w:t>at</w:t>
      </w:r>
      <w:r w:rsidRPr="00423A83">
        <w:rPr>
          <w:sz w:val="20"/>
          <w:szCs w:val="20"/>
          <w:lang w:val="en-US"/>
        </w:rPr>
        <w:t xml:space="preserve"> Paseo de Pereda 9-12, </w:t>
      </w:r>
      <w:r w:rsidR="000A6B06">
        <w:rPr>
          <w:sz w:val="20"/>
          <w:szCs w:val="20"/>
          <w:lang w:val="en-US"/>
        </w:rPr>
        <w:t>Santander, Spain, tax identification number (</w:t>
      </w:r>
      <w:r w:rsidRPr="00423A83">
        <w:rPr>
          <w:sz w:val="20"/>
          <w:szCs w:val="20"/>
          <w:lang w:val="en-US"/>
        </w:rPr>
        <w:t>NIF</w:t>
      </w:r>
      <w:r w:rsidR="000A6B06">
        <w:rPr>
          <w:sz w:val="20"/>
          <w:szCs w:val="20"/>
          <w:lang w:val="en-US"/>
        </w:rPr>
        <w:t>)</w:t>
      </w:r>
      <w:r w:rsidRPr="00423A83">
        <w:rPr>
          <w:sz w:val="20"/>
          <w:szCs w:val="20"/>
          <w:lang w:val="en-US"/>
        </w:rPr>
        <w:t xml:space="preserve"> A-39000013</w:t>
      </w:r>
      <w:r w:rsidR="000A6B06">
        <w:rPr>
          <w:sz w:val="20"/>
          <w:szCs w:val="20"/>
          <w:lang w:val="en-US"/>
        </w:rPr>
        <w:t>,</w:t>
      </w:r>
      <w:r w:rsidRPr="00423A83">
        <w:rPr>
          <w:sz w:val="20"/>
          <w:szCs w:val="20"/>
          <w:lang w:val="en-US"/>
        </w:rPr>
        <w:t xml:space="preserve"> and e-mail address for th</w:t>
      </w:r>
      <w:r w:rsidR="00F222C3">
        <w:rPr>
          <w:sz w:val="20"/>
          <w:szCs w:val="20"/>
          <w:lang w:val="en-US"/>
        </w:rPr>
        <w:t>ese</w:t>
      </w:r>
      <w:r w:rsidRPr="00423A83">
        <w:rPr>
          <w:sz w:val="20"/>
          <w:szCs w:val="20"/>
          <w:lang w:val="en-US"/>
        </w:rPr>
        <w:t xml:space="preserve"> purpose</w:t>
      </w:r>
      <w:r w:rsidR="00F222C3">
        <w:rPr>
          <w:sz w:val="20"/>
          <w:szCs w:val="20"/>
          <w:lang w:val="en-US"/>
        </w:rPr>
        <w:t>s</w:t>
      </w:r>
      <w:r w:rsidRPr="00423A83">
        <w:rPr>
          <w:sz w:val="20"/>
          <w:szCs w:val="20"/>
          <w:lang w:val="en-US"/>
        </w:rPr>
        <w:t>: corporate-governance@gruposantander.com.</w:t>
      </w:r>
    </w:p>
    <w:p w14:paraId="06BD4C69" w14:textId="24B72EBF" w:rsidR="00423A83" w:rsidRPr="00423A83" w:rsidRDefault="00423A83" w:rsidP="00423A83">
      <w:pPr>
        <w:ind w:left="567"/>
        <w:rPr>
          <w:sz w:val="20"/>
          <w:szCs w:val="20"/>
          <w:lang w:val="en-US"/>
        </w:rPr>
      </w:pPr>
      <w:r w:rsidRPr="00423A83">
        <w:rPr>
          <w:sz w:val="20"/>
          <w:szCs w:val="20"/>
          <w:lang w:val="en-US"/>
        </w:rPr>
        <w:t>Contact details of the Data Protection Officer: privacidad@gruposantander.es.</w:t>
      </w:r>
    </w:p>
    <w:p w14:paraId="27290494" w14:textId="77777777" w:rsidR="00423A83" w:rsidRPr="00423A83" w:rsidRDefault="00423A83" w:rsidP="00423A83">
      <w:pPr>
        <w:ind w:left="567"/>
        <w:rPr>
          <w:b/>
          <w:bCs/>
          <w:sz w:val="20"/>
          <w:szCs w:val="20"/>
          <w:lang w:val="en-US"/>
        </w:rPr>
      </w:pPr>
      <w:r w:rsidRPr="00423A83">
        <w:rPr>
          <w:b/>
          <w:bCs/>
          <w:sz w:val="20"/>
          <w:szCs w:val="20"/>
          <w:lang w:val="en-US"/>
        </w:rPr>
        <w:t>2.- Purpose of data processing</w:t>
      </w:r>
    </w:p>
    <w:p w14:paraId="6BA17096" w14:textId="77777777" w:rsidR="00423A83" w:rsidRPr="00423A83" w:rsidRDefault="00423A83" w:rsidP="00423A83">
      <w:pPr>
        <w:ind w:left="567"/>
        <w:rPr>
          <w:sz w:val="20"/>
          <w:szCs w:val="20"/>
          <w:lang w:val="en-US"/>
        </w:rPr>
      </w:pPr>
      <w:r w:rsidRPr="00423A83">
        <w:rPr>
          <w:sz w:val="20"/>
          <w:szCs w:val="20"/>
          <w:lang w:val="en-US"/>
        </w:rPr>
        <w:t>2.1.- Description of the purpose of data processing</w:t>
      </w:r>
    </w:p>
    <w:p w14:paraId="2B692DFE" w14:textId="7F0EFA61" w:rsidR="00423A83" w:rsidRPr="00423A83" w:rsidRDefault="00423A83" w:rsidP="00423A83">
      <w:pPr>
        <w:ind w:left="567"/>
        <w:rPr>
          <w:sz w:val="20"/>
          <w:szCs w:val="20"/>
          <w:lang w:val="en-US"/>
        </w:rPr>
      </w:pPr>
      <w:r w:rsidRPr="00470A98">
        <w:rPr>
          <w:sz w:val="20"/>
          <w:szCs w:val="20"/>
          <w:lang w:val="en-US"/>
        </w:rPr>
        <w:t xml:space="preserve">Updated information on the related parties of members of </w:t>
      </w:r>
      <w:r w:rsidRPr="00470A98">
        <w:rPr>
          <w:sz w:val="20"/>
          <w:szCs w:val="20"/>
          <w:highlight w:val="cyan"/>
          <w:lang w:val="en-US"/>
        </w:rPr>
        <w:t xml:space="preserve">the </w:t>
      </w:r>
      <w:r w:rsidR="00470A98" w:rsidRPr="00470A98">
        <w:rPr>
          <w:sz w:val="20"/>
          <w:szCs w:val="20"/>
          <w:highlight w:val="cyan"/>
          <w:lang w:val="en-US"/>
        </w:rPr>
        <w:t>board of directors</w:t>
      </w:r>
      <w:r w:rsidR="00470A98">
        <w:rPr>
          <w:sz w:val="20"/>
          <w:szCs w:val="20"/>
          <w:lang w:val="en-US"/>
        </w:rPr>
        <w:t xml:space="preserve"> </w:t>
      </w:r>
      <w:r w:rsidRPr="00423A83">
        <w:rPr>
          <w:sz w:val="20"/>
          <w:szCs w:val="20"/>
          <w:lang w:val="en-US"/>
        </w:rPr>
        <w:t xml:space="preserve">of Banco Santander, S.A. is </w:t>
      </w:r>
      <w:r w:rsidR="00DE6B61">
        <w:rPr>
          <w:sz w:val="20"/>
          <w:szCs w:val="20"/>
          <w:lang w:val="en-US"/>
        </w:rPr>
        <w:t xml:space="preserve">required </w:t>
      </w:r>
      <w:r w:rsidRPr="00423A83">
        <w:rPr>
          <w:sz w:val="20"/>
          <w:szCs w:val="20"/>
          <w:lang w:val="en-US"/>
        </w:rPr>
        <w:t>for the following purposes:</w:t>
      </w:r>
    </w:p>
    <w:p w14:paraId="797706BE" w14:textId="77777777" w:rsidR="00470A98" w:rsidRDefault="00470A98" w:rsidP="00423A83">
      <w:pPr>
        <w:ind w:left="567"/>
        <w:rPr>
          <w:sz w:val="20"/>
          <w:szCs w:val="20"/>
          <w:lang w:val="en-US"/>
        </w:rPr>
      </w:pPr>
      <w:r w:rsidRPr="00423A83">
        <w:rPr>
          <w:sz w:val="20"/>
          <w:szCs w:val="20"/>
          <w:lang w:val="en-US"/>
        </w:rPr>
        <w:t xml:space="preserve">- </w:t>
      </w:r>
      <w:r>
        <w:rPr>
          <w:sz w:val="20"/>
          <w:szCs w:val="20"/>
          <w:lang w:val="en-US"/>
        </w:rPr>
        <w:t>t</w:t>
      </w:r>
      <w:r w:rsidRPr="00423A83">
        <w:rPr>
          <w:sz w:val="20"/>
          <w:szCs w:val="20"/>
          <w:lang w:val="en-US"/>
        </w:rPr>
        <w:t>o ensure compliance with the governance framework applicable to related-party transactions</w:t>
      </w:r>
      <w:r>
        <w:rPr>
          <w:sz w:val="20"/>
          <w:szCs w:val="20"/>
          <w:lang w:val="en-US"/>
        </w:rPr>
        <w:t>;</w:t>
      </w:r>
    </w:p>
    <w:p w14:paraId="58D78FB1" w14:textId="4234AA53" w:rsidR="00423A83" w:rsidRPr="00423A83" w:rsidRDefault="00423A83" w:rsidP="00423A83">
      <w:pPr>
        <w:ind w:left="567"/>
        <w:rPr>
          <w:sz w:val="20"/>
          <w:szCs w:val="20"/>
          <w:lang w:val="en-US"/>
        </w:rPr>
      </w:pPr>
      <w:r w:rsidRPr="00423A83">
        <w:rPr>
          <w:sz w:val="20"/>
          <w:szCs w:val="20"/>
          <w:lang w:val="en-US"/>
        </w:rPr>
        <w:t xml:space="preserve">- </w:t>
      </w:r>
      <w:r w:rsidR="00DE6B61">
        <w:rPr>
          <w:sz w:val="20"/>
          <w:szCs w:val="20"/>
          <w:lang w:val="en-US"/>
        </w:rPr>
        <w:t>t</w:t>
      </w:r>
      <w:r w:rsidRPr="00423A83">
        <w:rPr>
          <w:sz w:val="20"/>
          <w:szCs w:val="20"/>
          <w:lang w:val="en-US"/>
        </w:rPr>
        <w:t xml:space="preserve">o </w:t>
      </w:r>
      <w:r w:rsidR="00DE6B61">
        <w:rPr>
          <w:sz w:val="20"/>
          <w:szCs w:val="20"/>
          <w:lang w:val="en-US"/>
        </w:rPr>
        <w:t xml:space="preserve">complete </w:t>
      </w:r>
      <w:r w:rsidRPr="00423A83">
        <w:rPr>
          <w:sz w:val="20"/>
          <w:szCs w:val="20"/>
          <w:lang w:val="en-US"/>
        </w:rPr>
        <w:t>the quantified information on related-party transactions t</w:t>
      </w:r>
      <w:r w:rsidR="00DE6B61">
        <w:rPr>
          <w:sz w:val="20"/>
          <w:szCs w:val="20"/>
          <w:lang w:val="en-US"/>
        </w:rPr>
        <w:t>o</w:t>
      </w:r>
      <w:r w:rsidRPr="00423A83">
        <w:rPr>
          <w:sz w:val="20"/>
          <w:szCs w:val="20"/>
          <w:lang w:val="en-US"/>
        </w:rPr>
        <w:t xml:space="preserve"> be included in the annual </w:t>
      </w:r>
      <w:r w:rsidR="00DE6B61">
        <w:rPr>
          <w:sz w:val="20"/>
          <w:szCs w:val="20"/>
          <w:lang w:val="en-US"/>
        </w:rPr>
        <w:t xml:space="preserve">financial statements </w:t>
      </w:r>
      <w:r w:rsidRPr="00423A83">
        <w:rPr>
          <w:sz w:val="20"/>
          <w:szCs w:val="20"/>
          <w:lang w:val="en-US"/>
        </w:rPr>
        <w:t>and periodic public financial</w:t>
      </w:r>
      <w:r w:rsidR="00057DB9">
        <w:rPr>
          <w:sz w:val="20"/>
          <w:szCs w:val="20"/>
          <w:lang w:val="en-US"/>
        </w:rPr>
        <w:t xml:space="preserve"> disclosures;</w:t>
      </w:r>
    </w:p>
    <w:p w14:paraId="6794DC32" w14:textId="52FEC9DF" w:rsidR="00423A83" w:rsidRPr="00423A83" w:rsidRDefault="00423A83" w:rsidP="00423A83">
      <w:pPr>
        <w:ind w:left="567"/>
        <w:rPr>
          <w:sz w:val="20"/>
          <w:szCs w:val="20"/>
          <w:lang w:val="en-US"/>
        </w:rPr>
      </w:pPr>
      <w:r w:rsidRPr="00423A83">
        <w:rPr>
          <w:sz w:val="20"/>
          <w:szCs w:val="20"/>
          <w:lang w:val="en-US"/>
        </w:rPr>
        <w:t xml:space="preserve">- </w:t>
      </w:r>
      <w:r w:rsidR="00057DB9">
        <w:rPr>
          <w:sz w:val="20"/>
          <w:szCs w:val="20"/>
          <w:lang w:val="en-US"/>
        </w:rPr>
        <w:t>t</w:t>
      </w:r>
      <w:r w:rsidRPr="00423A83">
        <w:rPr>
          <w:sz w:val="20"/>
          <w:szCs w:val="20"/>
          <w:lang w:val="en-US"/>
        </w:rPr>
        <w:t xml:space="preserve">o prepare the biannual report on related-party transactions to be </w:t>
      </w:r>
      <w:r w:rsidR="00057DB9">
        <w:rPr>
          <w:sz w:val="20"/>
          <w:szCs w:val="20"/>
          <w:lang w:val="en-US"/>
        </w:rPr>
        <w:t xml:space="preserve">submitted to </w:t>
      </w:r>
      <w:r w:rsidRPr="00423A83">
        <w:rPr>
          <w:sz w:val="20"/>
          <w:szCs w:val="20"/>
          <w:lang w:val="en-US"/>
        </w:rPr>
        <w:t>Banco de España</w:t>
      </w:r>
      <w:r w:rsidR="00057DB9">
        <w:rPr>
          <w:sz w:val="20"/>
          <w:szCs w:val="20"/>
          <w:lang w:val="en-US"/>
        </w:rPr>
        <w:t>;</w:t>
      </w:r>
    </w:p>
    <w:p w14:paraId="1990F811" w14:textId="1A5AF95F" w:rsidR="00470A98" w:rsidRDefault="00470A98" w:rsidP="00470A98">
      <w:pPr>
        <w:ind w:left="567"/>
        <w:rPr>
          <w:sz w:val="20"/>
          <w:szCs w:val="20"/>
          <w:lang w:val="en-US"/>
        </w:rPr>
      </w:pPr>
      <w:r w:rsidRPr="00423A83">
        <w:rPr>
          <w:sz w:val="20"/>
          <w:szCs w:val="20"/>
          <w:lang w:val="en-US"/>
        </w:rPr>
        <w:t xml:space="preserve">- </w:t>
      </w:r>
      <w:r>
        <w:rPr>
          <w:sz w:val="20"/>
          <w:szCs w:val="20"/>
          <w:lang w:val="en-US"/>
        </w:rPr>
        <w:t>t</w:t>
      </w:r>
      <w:r w:rsidRPr="00423A83">
        <w:rPr>
          <w:sz w:val="20"/>
          <w:szCs w:val="20"/>
          <w:lang w:val="en-US"/>
        </w:rPr>
        <w:t>o process requests for financing operations</w:t>
      </w:r>
      <w:r>
        <w:rPr>
          <w:sz w:val="20"/>
          <w:szCs w:val="20"/>
          <w:lang w:val="en-US"/>
        </w:rPr>
        <w:t>;</w:t>
      </w:r>
    </w:p>
    <w:p w14:paraId="356DE2F6" w14:textId="268D39EF" w:rsidR="00423A83" w:rsidRPr="00423A83" w:rsidRDefault="00423A83" w:rsidP="00423A83">
      <w:pPr>
        <w:ind w:left="567"/>
        <w:rPr>
          <w:sz w:val="20"/>
          <w:szCs w:val="20"/>
          <w:lang w:val="en-US"/>
        </w:rPr>
      </w:pPr>
      <w:r w:rsidRPr="00423A83">
        <w:rPr>
          <w:sz w:val="20"/>
          <w:szCs w:val="20"/>
          <w:lang w:val="en-US"/>
        </w:rPr>
        <w:t xml:space="preserve">- </w:t>
      </w:r>
      <w:r w:rsidR="001E7D43">
        <w:rPr>
          <w:sz w:val="20"/>
          <w:szCs w:val="20"/>
          <w:lang w:val="en-US"/>
        </w:rPr>
        <w:t>t</w:t>
      </w:r>
      <w:r w:rsidRPr="00423A83">
        <w:rPr>
          <w:sz w:val="20"/>
          <w:szCs w:val="20"/>
          <w:lang w:val="en-US"/>
        </w:rPr>
        <w:t xml:space="preserve">o </w:t>
      </w:r>
      <w:r w:rsidR="001E7D43">
        <w:rPr>
          <w:sz w:val="20"/>
          <w:szCs w:val="20"/>
          <w:lang w:val="en-US"/>
        </w:rPr>
        <w:t xml:space="preserve">carry out </w:t>
      </w:r>
      <w:r w:rsidRPr="00423A83">
        <w:rPr>
          <w:sz w:val="20"/>
          <w:szCs w:val="20"/>
          <w:lang w:val="en-US"/>
        </w:rPr>
        <w:t>the annual suitability assessment</w:t>
      </w:r>
      <w:r w:rsidR="001E7D43">
        <w:rPr>
          <w:sz w:val="20"/>
          <w:szCs w:val="20"/>
          <w:lang w:val="en-US"/>
        </w:rPr>
        <w:t xml:space="preserve"> in accordance with applicable </w:t>
      </w:r>
      <w:r w:rsidRPr="00423A83">
        <w:rPr>
          <w:sz w:val="20"/>
          <w:szCs w:val="20"/>
          <w:lang w:val="en-US"/>
        </w:rPr>
        <w:t>regulation</w:t>
      </w:r>
      <w:r w:rsidR="001E7D43">
        <w:rPr>
          <w:sz w:val="20"/>
          <w:szCs w:val="20"/>
          <w:lang w:val="en-US"/>
        </w:rPr>
        <w:t>s;</w:t>
      </w:r>
    </w:p>
    <w:p w14:paraId="13C558EF" w14:textId="341E42A0" w:rsidR="001E7D43" w:rsidRPr="00423A83" w:rsidRDefault="00470A98" w:rsidP="001E7D43">
      <w:pPr>
        <w:ind w:left="567"/>
        <w:rPr>
          <w:sz w:val="20"/>
          <w:szCs w:val="20"/>
          <w:lang w:val="en-US"/>
        </w:rPr>
      </w:pPr>
      <w:r>
        <w:rPr>
          <w:sz w:val="20"/>
          <w:szCs w:val="20"/>
          <w:lang w:val="en-US"/>
        </w:rPr>
        <w:t xml:space="preserve">- </w:t>
      </w:r>
      <w:r w:rsidR="001E7D43">
        <w:rPr>
          <w:sz w:val="20"/>
          <w:szCs w:val="20"/>
          <w:lang w:val="en-US"/>
        </w:rPr>
        <w:t>t</w:t>
      </w:r>
      <w:r w:rsidR="001E7D43" w:rsidRPr="00423A83">
        <w:rPr>
          <w:sz w:val="20"/>
          <w:szCs w:val="20"/>
          <w:lang w:val="en-US"/>
        </w:rPr>
        <w:t>o monitor compliance with Banco Santander</w:t>
      </w:r>
      <w:r w:rsidR="001E7D43">
        <w:rPr>
          <w:sz w:val="20"/>
          <w:szCs w:val="20"/>
          <w:lang w:val="en-US"/>
        </w:rPr>
        <w:t>’s</w:t>
      </w:r>
      <w:r w:rsidR="001E7D43" w:rsidRPr="00423A83">
        <w:rPr>
          <w:sz w:val="20"/>
          <w:szCs w:val="20"/>
          <w:lang w:val="en-US"/>
        </w:rPr>
        <w:t xml:space="preserve"> Code of Conduct in Securities Markets by the individuals or entities subject to it</w:t>
      </w:r>
      <w:r w:rsidR="001E7D43">
        <w:rPr>
          <w:sz w:val="20"/>
          <w:szCs w:val="20"/>
          <w:lang w:val="en-US"/>
        </w:rPr>
        <w:t>;</w:t>
      </w:r>
      <w:r>
        <w:rPr>
          <w:sz w:val="20"/>
          <w:szCs w:val="20"/>
          <w:lang w:val="en-US"/>
        </w:rPr>
        <w:t xml:space="preserve"> and</w:t>
      </w:r>
    </w:p>
    <w:p w14:paraId="14F1879E" w14:textId="6EAE166B" w:rsidR="001E7D43" w:rsidRPr="00423A83" w:rsidRDefault="001E7D43" w:rsidP="001E7D43">
      <w:pPr>
        <w:ind w:left="567"/>
        <w:rPr>
          <w:sz w:val="20"/>
          <w:szCs w:val="20"/>
          <w:lang w:val="en-US"/>
        </w:rPr>
      </w:pPr>
      <w:r w:rsidRPr="00423A83">
        <w:rPr>
          <w:sz w:val="20"/>
          <w:szCs w:val="20"/>
          <w:lang w:val="en-US"/>
        </w:rPr>
        <w:t xml:space="preserve">- </w:t>
      </w:r>
      <w:r>
        <w:rPr>
          <w:sz w:val="20"/>
          <w:szCs w:val="20"/>
          <w:lang w:val="en-US"/>
        </w:rPr>
        <w:t>t</w:t>
      </w:r>
      <w:r w:rsidRPr="00423A83">
        <w:rPr>
          <w:sz w:val="20"/>
          <w:szCs w:val="20"/>
          <w:lang w:val="en-US"/>
        </w:rPr>
        <w:t xml:space="preserve">o comply with any reporting requirements that </w:t>
      </w:r>
      <w:r>
        <w:rPr>
          <w:sz w:val="20"/>
          <w:szCs w:val="20"/>
          <w:lang w:val="en-US"/>
        </w:rPr>
        <w:t xml:space="preserve">may be requested by </w:t>
      </w:r>
      <w:r w:rsidRPr="00423A83">
        <w:rPr>
          <w:sz w:val="20"/>
          <w:szCs w:val="20"/>
          <w:lang w:val="en-US"/>
        </w:rPr>
        <w:t xml:space="preserve">the competent authorities from the Compliance </w:t>
      </w:r>
      <w:r>
        <w:rPr>
          <w:sz w:val="20"/>
          <w:szCs w:val="20"/>
          <w:lang w:val="en-US"/>
        </w:rPr>
        <w:t xml:space="preserve">function in relation to </w:t>
      </w:r>
      <w:r w:rsidRPr="00423A83">
        <w:rPr>
          <w:sz w:val="20"/>
          <w:szCs w:val="20"/>
          <w:lang w:val="en-US"/>
        </w:rPr>
        <w:t>inside information and insiders</w:t>
      </w:r>
      <w:r w:rsidR="00470A98">
        <w:rPr>
          <w:sz w:val="20"/>
          <w:szCs w:val="20"/>
          <w:lang w:val="en-US"/>
        </w:rPr>
        <w:t>.</w:t>
      </w:r>
    </w:p>
    <w:p w14:paraId="0B60D31B" w14:textId="10EC741F" w:rsidR="00423A83" w:rsidRPr="00423A83" w:rsidRDefault="00423A83" w:rsidP="00423A83">
      <w:pPr>
        <w:ind w:left="567"/>
        <w:rPr>
          <w:sz w:val="20"/>
          <w:szCs w:val="20"/>
          <w:lang w:val="en-US"/>
        </w:rPr>
      </w:pPr>
    </w:p>
    <w:p w14:paraId="4FD4BB85" w14:textId="77777777" w:rsidR="00602B40" w:rsidRPr="00423A83" w:rsidRDefault="00602B40" w:rsidP="00BB5E65">
      <w:pPr>
        <w:jc w:val="center"/>
        <w:rPr>
          <w:b/>
          <w:bCs/>
          <w:sz w:val="32"/>
          <w:szCs w:val="32"/>
          <w:lang w:val="en-US"/>
        </w:rPr>
      </w:pPr>
    </w:p>
    <w:p w14:paraId="139378C9" w14:textId="77777777" w:rsidR="00602B40" w:rsidRPr="00423A83" w:rsidRDefault="00602B40" w:rsidP="00BB5E65">
      <w:pPr>
        <w:jc w:val="center"/>
        <w:rPr>
          <w:b/>
          <w:bCs/>
          <w:sz w:val="32"/>
          <w:szCs w:val="32"/>
          <w:lang w:val="en-US"/>
        </w:rPr>
      </w:pPr>
    </w:p>
    <w:p w14:paraId="7F520325" w14:textId="2E253C79" w:rsidR="008C7773" w:rsidRDefault="008C7773" w:rsidP="00BB5E65">
      <w:pPr>
        <w:jc w:val="center"/>
        <w:rPr>
          <w:b/>
          <w:bCs/>
          <w:sz w:val="32"/>
          <w:szCs w:val="32"/>
        </w:rPr>
      </w:pPr>
      <w:r w:rsidRPr="008C7773">
        <w:rPr>
          <w:b/>
          <w:bCs/>
          <w:noProof/>
          <w:sz w:val="32"/>
          <w:szCs w:val="32"/>
        </w:rPr>
        <w:lastRenderedPageBreak/>
        <w:drawing>
          <wp:inline distT="0" distB="0" distL="0" distR="0" wp14:anchorId="658DCA57" wp14:editId="75541AF0">
            <wp:extent cx="6645910" cy="2939415"/>
            <wp:effectExtent l="0" t="0" r="2540" b="0"/>
            <wp:docPr id="1108980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80819" name=""/>
                    <pic:cNvPicPr/>
                  </pic:nvPicPr>
                  <pic:blipFill>
                    <a:blip r:embed="rId32"/>
                    <a:stretch>
                      <a:fillRect/>
                    </a:stretch>
                  </pic:blipFill>
                  <pic:spPr>
                    <a:xfrm>
                      <a:off x="0" y="0"/>
                      <a:ext cx="6645910" cy="2939415"/>
                    </a:xfrm>
                    <a:prstGeom prst="rect">
                      <a:avLst/>
                    </a:prstGeom>
                  </pic:spPr>
                </pic:pic>
              </a:graphicData>
            </a:graphic>
          </wp:inline>
        </w:drawing>
      </w:r>
    </w:p>
    <w:p w14:paraId="01E0354F" w14:textId="77777777" w:rsidR="0033118D" w:rsidRPr="0033118D" w:rsidRDefault="0033118D" w:rsidP="00BB5E65">
      <w:pPr>
        <w:jc w:val="center"/>
        <w:rPr>
          <w:b/>
          <w:bCs/>
          <w:sz w:val="20"/>
          <w:szCs w:val="20"/>
        </w:rPr>
      </w:pPr>
    </w:p>
    <w:p w14:paraId="0AF5EEE5" w14:textId="705DDEAA" w:rsidR="0033118D" w:rsidRPr="0033118D" w:rsidRDefault="0033118D" w:rsidP="0033118D">
      <w:pPr>
        <w:ind w:left="426"/>
        <w:rPr>
          <w:sz w:val="20"/>
          <w:szCs w:val="20"/>
          <w:lang w:val="en-US"/>
        </w:rPr>
      </w:pPr>
      <w:r w:rsidRPr="0033118D">
        <w:rPr>
          <w:sz w:val="20"/>
          <w:szCs w:val="20"/>
          <w:lang w:val="en-US"/>
        </w:rPr>
        <w:t xml:space="preserve">Unless </w:t>
      </w:r>
      <w:r w:rsidR="00E06C1F">
        <w:rPr>
          <w:sz w:val="20"/>
          <w:szCs w:val="20"/>
          <w:lang w:val="en-US"/>
        </w:rPr>
        <w:t xml:space="preserve">otherwise indicated in </w:t>
      </w:r>
      <w:r w:rsidRPr="0033118D">
        <w:rPr>
          <w:sz w:val="20"/>
          <w:szCs w:val="20"/>
          <w:lang w:val="en-US"/>
        </w:rPr>
        <w:t xml:space="preserve">the questionnaire, </w:t>
      </w:r>
      <w:r w:rsidR="00E06C1F">
        <w:rPr>
          <w:sz w:val="20"/>
          <w:szCs w:val="20"/>
          <w:lang w:val="en-US"/>
        </w:rPr>
        <w:t xml:space="preserve">the </w:t>
      </w:r>
      <w:r w:rsidRPr="0033118D">
        <w:rPr>
          <w:sz w:val="20"/>
          <w:szCs w:val="20"/>
          <w:lang w:val="en-US"/>
        </w:rPr>
        <w:t>requested information is mandatory and required to fulfil the purposes</w:t>
      </w:r>
      <w:r w:rsidR="00E06C1F">
        <w:rPr>
          <w:sz w:val="20"/>
          <w:szCs w:val="20"/>
          <w:lang w:val="en-US"/>
        </w:rPr>
        <w:t xml:space="preserve"> described above</w:t>
      </w:r>
      <w:r w:rsidRPr="0033118D">
        <w:rPr>
          <w:sz w:val="20"/>
          <w:szCs w:val="20"/>
          <w:lang w:val="en-US"/>
        </w:rPr>
        <w:t>.</w:t>
      </w:r>
    </w:p>
    <w:p w14:paraId="31EBD774" w14:textId="51DDB714" w:rsidR="0033118D" w:rsidRPr="0033118D" w:rsidRDefault="0033118D" w:rsidP="0033118D">
      <w:pPr>
        <w:ind w:left="426"/>
        <w:rPr>
          <w:sz w:val="20"/>
          <w:szCs w:val="20"/>
          <w:lang w:val="en-US"/>
        </w:rPr>
      </w:pPr>
      <w:r w:rsidRPr="0033118D">
        <w:rPr>
          <w:sz w:val="20"/>
          <w:szCs w:val="20"/>
          <w:lang w:val="en-US"/>
        </w:rPr>
        <w:t>The signatory hereby declares that the</w:t>
      </w:r>
      <w:r w:rsidR="002A2CEB">
        <w:rPr>
          <w:sz w:val="20"/>
          <w:szCs w:val="20"/>
          <w:lang w:val="en-US"/>
        </w:rPr>
        <w:t xml:space="preserve"> information provided is true,</w:t>
      </w:r>
      <w:r w:rsidRPr="0033118D">
        <w:rPr>
          <w:sz w:val="20"/>
          <w:szCs w:val="20"/>
          <w:lang w:val="en-US"/>
        </w:rPr>
        <w:t xml:space="preserve"> </w:t>
      </w:r>
      <w:r w:rsidR="002A2CEB">
        <w:rPr>
          <w:sz w:val="20"/>
          <w:szCs w:val="20"/>
          <w:lang w:val="en-US"/>
        </w:rPr>
        <w:t xml:space="preserve">accurate </w:t>
      </w:r>
      <w:r w:rsidRPr="0033118D">
        <w:rPr>
          <w:sz w:val="20"/>
          <w:szCs w:val="20"/>
          <w:lang w:val="en-US"/>
        </w:rPr>
        <w:t>and complete, and authorizes Banco Santander, S.A. to disclose or provide this information to supervisors</w:t>
      </w:r>
      <w:r w:rsidR="00C26C27">
        <w:rPr>
          <w:sz w:val="20"/>
          <w:szCs w:val="20"/>
          <w:lang w:val="en-US"/>
        </w:rPr>
        <w:t>,</w:t>
      </w:r>
      <w:r w:rsidRPr="0033118D">
        <w:rPr>
          <w:sz w:val="20"/>
          <w:szCs w:val="20"/>
          <w:lang w:val="en-US"/>
        </w:rPr>
        <w:t xml:space="preserve"> as required </w:t>
      </w:r>
      <w:r w:rsidR="00C26C27">
        <w:rPr>
          <w:sz w:val="20"/>
          <w:szCs w:val="20"/>
          <w:lang w:val="en-US"/>
        </w:rPr>
        <w:t>under applicable</w:t>
      </w:r>
      <w:r w:rsidRPr="0033118D">
        <w:rPr>
          <w:sz w:val="20"/>
          <w:szCs w:val="20"/>
          <w:lang w:val="en-US"/>
        </w:rPr>
        <w:t xml:space="preserve"> regulation</w:t>
      </w:r>
      <w:r w:rsidR="00C26C27">
        <w:rPr>
          <w:sz w:val="20"/>
          <w:szCs w:val="20"/>
          <w:lang w:val="en-US"/>
        </w:rPr>
        <w:t>s</w:t>
      </w:r>
      <w:r w:rsidRPr="0033118D">
        <w:rPr>
          <w:sz w:val="20"/>
          <w:szCs w:val="20"/>
          <w:lang w:val="en-US"/>
        </w:rPr>
        <w:t>.</w:t>
      </w:r>
    </w:p>
    <w:p w14:paraId="3FB53CC1" w14:textId="277C9C34" w:rsidR="0033118D" w:rsidRPr="0033118D" w:rsidRDefault="0033118D" w:rsidP="0033118D">
      <w:pPr>
        <w:ind w:left="426"/>
        <w:rPr>
          <w:sz w:val="20"/>
          <w:szCs w:val="20"/>
          <w:lang w:val="en-US"/>
        </w:rPr>
      </w:pPr>
      <w:r w:rsidRPr="0033118D">
        <w:rPr>
          <w:sz w:val="20"/>
          <w:szCs w:val="20"/>
          <w:lang w:val="en-US"/>
        </w:rPr>
        <w:t xml:space="preserve">2.2 </w:t>
      </w:r>
      <w:r w:rsidR="00C26C27">
        <w:rPr>
          <w:sz w:val="20"/>
          <w:szCs w:val="20"/>
          <w:lang w:val="en-US"/>
        </w:rPr>
        <w:t xml:space="preserve">Data retention periods </w:t>
      </w:r>
    </w:p>
    <w:p w14:paraId="26E89A1F" w14:textId="6AE63CDC" w:rsidR="0033118D" w:rsidRPr="0033118D" w:rsidRDefault="0033118D" w:rsidP="0033118D">
      <w:pPr>
        <w:ind w:left="426"/>
        <w:rPr>
          <w:sz w:val="20"/>
          <w:szCs w:val="20"/>
          <w:lang w:val="en-US"/>
        </w:rPr>
      </w:pPr>
      <w:r w:rsidRPr="0033118D">
        <w:rPr>
          <w:sz w:val="20"/>
          <w:szCs w:val="20"/>
          <w:lang w:val="en-US"/>
        </w:rPr>
        <w:t>Personal data shall be retained for as long as necessary to fulfil the purpose</w:t>
      </w:r>
      <w:r w:rsidR="00C26C27">
        <w:rPr>
          <w:sz w:val="20"/>
          <w:szCs w:val="20"/>
          <w:lang w:val="en-US"/>
        </w:rPr>
        <w:t>s</w:t>
      </w:r>
      <w:r w:rsidRPr="0033118D">
        <w:rPr>
          <w:sz w:val="20"/>
          <w:szCs w:val="20"/>
          <w:lang w:val="en-US"/>
        </w:rPr>
        <w:t xml:space="preserve"> for which they were collected and to determine any </w:t>
      </w:r>
      <w:r w:rsidR="00DB3DA5">
        <w:rPr>
          <w:sz w:val="20"/>
          <w:szCs w:val="20"/>
          <w:lang w:val="en-US"/>
        </w:rPr>
        <w:t xml:space="preserve">potential </w:t>
      </w:r>
      <w:r w:rsidRPr="0033118D">
        <w:rPr>
          <w:sz w:val="20"/>
          <w:szCs w:val="20"/>
          <w:lang w:val="en-US"/>
        </w:rPr>
        <w:t>liabilit</w:t>
      </w:r>
      <w:r w:rsidR="00DB3DA5">
        <w:rPr>
          <w:sz w:val="20"/>
          <w:szCs w:val="20"/>
          <w:lang w:val="en-US"/>
        </w:rPr>
        <w:t>ies</w:t>
      </w:r>
      <w:r w:rsidRPr="0033118D">
        <w:rPr>
          <w:sz w:val="20"/>
          <w:szCs w:val="20"/>
          <w:lang w:val="en-US"/>
        </w:rPr>
        <w:t xml:space="preserve"> </w:t>
      </w:r>
      <w:r w:rsidR="00DB3DA5">
        <w:rPr>
          <w:sz w:val="20"/>
          <w:szCs w:val="20"/>
          <w:lang w:val="en-US"/>
        </w:rPr>
        <w:t>arising therefrom</w:t>
      </w:r>
      <w:r w:rsidRPr="0033118D">
        <w:rPr>
          <w:sz w:val="20"/>
          <w:szCs w:val="20"/>
          <w:lang w:val="en-US"/>
        </w:rPr>
        <w:t>, in accordance with applicable regulation</w:t>
      </w:r>
      <w:r w:rsidR="00DB3DA5">
        <w:rPr>
          <w:sz w:val="20"/>
          <w:szCs w:val="20"/>
          <w:lang w:val="en-US"/>
        </w:rPr>
        <w:t>s</w:t>
      </w:r>
      <w:r w:rsidRPr="0033118D">
        <w:rPr>
          <w:sz w:val="20"/>
          <w:szCs w:val="20"/>
          <w:lang w:val="en-US"/>
        </w:rPr>
        <w:t>.</w:t>
      </w:r>
    </w:p>
    <w:p w14:paraId="33375F89" w14:textId="4F11D4E4" w:rsidR="0033118D" w:rsidRPr="0033118D" w:rsidRDefault="0033118D" w:rsidP="0033118D">
      <w:pPr>
        <w:ind w:left="426"/>
        <w:rPr>
          <w:sz w:val="20"/>
          <w:szCs w:val="20"/>
          <w:lang w:val="en-US"/>
        </w:rPr>
      </w:pPr>
      <w:r w:rsidRPr="0033118D">
        <w:rPr>
          <w:sz w:val="20"/>
          <w:szCs w:val="20"/>
          <w:lang w:val="en-US"/>
        </w:rPr>
        <w:t xml:space="preserve">Once </w:t>
      </w:r>
      <w:r w:rsidR="00DB3DA5">
        <w:rPr>
          <w:sz w:val="20"/>
          <w:szCs w:val="20"/>
          <w:lang w:val="en-US"/>
        </w:rPr>
        <w:t xml:space="preserve">the </w:t>
      </w:r>
      <w:r w:rsidRPr="0033118D">
        <w:rPr>
          <w:sz w:val="20"/>
          <w:szCs w:val="20"/>
          <w:lang w:val="en-US"/>
        </w:rPr>
        <w:t>data are no longer ne</w:t>
      </w:r>
      <w:r w:rsidR="00DB3DA5">
        <w:rPr>
          <w:sz w:val="20"/>
          <w:szCs w:val="20"/>
          <w:lang w:val="en-US"/>
        </w:rPr>
        <w:t xml:space="preserve">cessary </w:t>
      </w:r>
      <w:r w:rsidR="00C57DA5">
        <w:rPr>
          <w:sz w:val="20"/>
          <w:szCs w:val="20"/>
          <w:lang w:val="en-US"/>
        </w:rPr>
        <w:t>for these purposes</w:t>
      </w:r>
      <w:r w:rsidRPr="0033118D">
        <w:rPr>
          <w:sz w:val="20"/>
          <w:szCs w:val="20"/>
          <w:lang w:val="en-US"/>
        </w:rPr>
        <w:t xml:space="preserve">, they will </w:t>
      </w:r>
      <w:r w:rsidR="00C57DA5">
        <w:rPr>
          <w:sz w:val="20"/>
          <w:szCs w:val="20"/>
          <w:lang w:val="en-US"/>
        </w:rPr>
        <w:t xml:space="preserve">be </w:t>
      </w:r>
      <w:r w:rsidRPr="0033118D">
        <w:rPr>
          <w:sz w:val="20"/>
          <w:szCs w:val="20"/>
          <w:lang w:val="en-US"/>
        </w:rPr>
        <w:t xml:space="preserve">blocked and </w:t>
      </w:r>
      <w:r w:rsidR="00C57DA5">
        <w:rPr>
          <w:sz w:val="20"/>
          <w:szCs w:val="20"/>
          <w:lang w:val="en-US"/>
        </w:rPr>
        <w:t xml:space="preserve">made </w:t>
      </w:r>
      <w:r w:rsidRPr="0033118D">
        <w:rPr>
          <w:sz w:val="20"/>
          <w:szCs w:val="20"/>
          <w:lang w:val="en-US"/>
        </w:rPr>
        <w:t xml:space="preserve">available </w:t>
      </w:r>
      <w:r w:rsidR="00C57DA5">
        <w:rPr>
          <w:sz w:val="20"/>
          <w:szCs w:val="20"/>
          <w:lang w:val="en-US"/>
        </w:rPr>
        <w:t xml:space="preserve">only </w:t>
      </w:r>
      <w:r w:rsidRPr="0033118D">
        <w:rPr>
          <w:sz w:val="20"/>
          <w:szCs w:val="20"/>
          <w:lang w:val="en-US"/>
        </w:rPr>
        <w:t>to judges and courts</w:t>
      </w:r>
      <w:r w:rsidR="00C57DA5">
        <w:rPr>
          <w:sz w:val="20"/>
          <w:szCs w:val="20"/>
          <w:lang w:val="en-US"/>
        </w:rPr>
        <w:t>,</w:t>
      </w:r>
      <w:r w:rsidRPr="0033118D">
        <w:rPr>
          <w:sz w:val="20"/>
          <w:szCs w:val="20"/>
          <w:lang w:val="en-US"/>
        </w:rPr>
        <w:t xml:space="preserve"> the </w:t>
      </w:r>
      <w:r w:rsidRPr="0005317A">
        <w:rPr>
          <w:sz w:val="20"/>
          <w:szCs w:val="20"/>
          <w:rPrChange w:id="367" w:author="Sebastian Alonso Carlos" w:date="2026-05-14T14:34:00Z" w16du:dateUtc="2026-05-14T12:34:00Z">
            <w:rPr>
              <w:sz w:val="20"/>
              <w:szCs w:val="20"/>
              <w:lang w:val="en-US"/>
            </w:rPr>
          </w:rPrChange>
        </w:rPr>
        <w:t>Ministerio</w:t>
      </w:r>
      <w:r w:rsidRPr="0033118D">
        <w:rPr>
          <w:sz w:val="20"/>
          <w:szCs w:val="20"/>
          <w:lang w:val="en-US"/>
        </w:rPr>
        <w:t xml:space="preserve"> Fiscal (Spanish public prosecut</w:t>
      </w:r>
      <w:r w:rsidR="00686E58">
        <w:rPr>
          <w:sz w:val="20"/>
          <w:szCs w:val="20"/>
          <w:lang w:val="en-US"/>
        </w:rPr>
        <w:t>or’s office</w:t>
      </w:r>
      <w:r w:rsidRPr="0033118D">
        <w:rPr>
          <w:sz w:val="20"/>
          <w:szCs w:val="20"/>
          <w:lang w:val="en-US"/>
        </w:rPr>
        <w:t>)</w:t>
      </w:r>
      <w:r w:rsidR="00686E58">
        <w:rPr>
          <w:sz w:val="20"/>
          <w:szCs w:val="20"/>
          <w:lang w:val="en-US"/>
        </w:rPr>
        <w:t>,</w:t>
      </w:r>
      <w:r w:rsidRPr="0033118D">
        <w:rPr>
          <w:sz w:val="20"/>
          <w:szCs w:val="20"/>
          <w:lang w:val="en-US"/>
        </w:rPr>
        <w:t xml:space="preserve"> or competent public authorities</w:t>
      </w:r>
      <w:r w:rsidR="00686E58">
        <w:rPr>
          <w:sz w:val="20"/>
          <w:szCs w:val="20"/>
          <w:lang w:val="en-US"/>
        </w:rPr>
        <w:t>, for th</w:t>
      </w:r>
      <w:r w:rsidR="00F376FE">
        <w:rPr>
          <w:sz w:val="20"/>
          <w:szCs w:val="20"/>
          <w:lang w:val="en-US"/>
        </w:rPr>
        <w:t>e</w:t>
      </w:r>
      <w:r w:rsidR="00686E58">
        <w:rPr>
          <w:sz w:val="20"/>
          <w:szCs w:val="20"/>
          <w:lang w:val="en-US"/>
        </w:rPr>
        <w:t xml:space="preserve"> purpose</w:t>
      </w:r>
      <w:r w:rsidRPr="0033118D">
        <w:rPr>
          <w:sz w:val="20"/>
          <w:szCs w:val="20"/>
          <w:lang w:val="en-US"/>
        </w:rPr>
        <w:t xml:space="preserve"> </w:t>
      </w:r>
      <w:r w:rsidR="00F376FE">
        <w:rPr>
          <w:sz w:val="20"/>
          <w:szCs w:val="20"/>
          <w:lang w:val="en-US"/>
        </w:rPr>
        <w:t xml:space="preserve">of addressing any potential </w:t>
      </w:r>
      <w:r w:rsidRPr="0033118D">
        <w:rPr>
          <w:sz w:val="20"/>
          <w:szCs w:val="20"/>
          <w:lang w:val="en-US"/>
        </w:rPr>
        <w:t>liabilit</w:t>
      </w:r>
      <w:r w:rsidR="00F376FE">
        <w:rPr>
          <w:sz w:val="20"/>
          <w:szCs w:val="20"/>
          <w:lang w:val="en-US"/>
        </w:rPr>
        <w:t>ies</w:t>
      </w:r>
      <w:r w:rsidRPr="0033118D">
        <w:rPr>
          <w:sz w:val="20"/>
          <w:szCs w:val="20"/>
          <w:lang w:val="en-US"/>
        </w:rPr>
        <w:t xml:space="preserve"> </w:t>
      </w:r>
      <w:r w:rsidR="00E46FB2">
        <w:rPr>
          <w:sz w:val="20"/>
          <w:szCs w:val="20"/>
          <w:lang w:val="en-US"/>
        </w:rPr>
        <w:t>arising</w:t>
      </w:r>
      <w:r w:rsidRPr="0033118D">
        <w:rPr>
          <w:sz w:val="20"/>
          <w:szCs w:val="20"/>
          <w:lang w:val="en-US"/>
        </w:rPr>
        <w:t xml:space="preserve"> from their processing within the </w:t>
      </w:r>
      <w:r w:rsidR="00E46FB2">
        <w:rPr>
          <w:sz w:val="20"/>
          <w:szCs w:val="20"/>
          <w:lang w:val="en-US"/>
        </w:rPr>
        <w:t xml:space="preserve">applicable </w:t>
      </w:r>
      <w:r w:rsidRPr="0033118D">
        <w:rPr>
          <w:sz w:val="20"/>
          <w:szCs w:val="20"/>
          <w:lang w:val="en-US"/>
        </w:rPr>
        <w:t>statut</w:t>
      </w:r>
      <w:r w:rsidR="00E46FB2">
        <w:rPr>
          <w:sz w:val="20"/>
          <w:szCs w:val="20"/>
          <w:lang w:val="en-US"/>
        </w:rPr>
        <w:t>ory</w:t>
      </w:r>
      <w:r w:rsidRPr="0033118D">
        <w:rPr>
          <w:sz w:val="20"/>
          <w:szCs w:val="20"/>
          <w:lang w:val="en-US"/>
        </w:rPr>
        <w:t xml:space="preserve"> limitation</w:t>
      </w:r>
      <w:r w:rsidR="00E46FB2">
        <w:rPr>
          <w:sz w:val="20"/>
          <w:szCs w:val="20"/>
          <w:lang w:val="en-US"/>
        </w:rPr>
        <w:t xml:space="preserve"> period</w:t>
      </w:r>
      <w:r w:rsidRPr="0033118D">
        <w:rPr>
          <w:sz w:val="20"/>
          <w:szCs w:val="20"/>
          <w:lang w:val="en-US"/>
        </w:rPr>
        <w:t xml:space="preserve">. </w:t>
      </w:r>
      <w:r w:rsidR="000B13A1">
        <w:rPr>
          <w:sz w:val="20"/>
          <w:szCs w:val="20"/>
          <w:lang w:val="en-US"/>
        </w:rPr>
        <w:t xml:space="preserve">Upon expiry of such periods, the </w:t>
      </w:r>
      <w:r w:rsidRPr="0033118D">
        <w:rPr>
          <w:sz w:val="20"/>
          <w:szCs w:val="20"/>
          <w:lang w:val="en-US"/>
        </w:rPr>
        <w:t>data will be de</w:t>
      </w:r>
      <w:r w:rsidR="000B13A1">
        <w:rPr>
          <w:sz w:val="20"/>
          <w:szCs w:val="20"/>
          <w:lang w:val="en-US"/>
        </w:rPr>
        <w:t>let</w:t>
      </w:r>
      <w:r w:rsidRPr="0033118D">
        <w:rPr>
          <w:sz w:val="20"/>
          <w:szCs w:val="20"/>
          <w:lang w:val="en-US"/>
        </w:rPr>
        <w:t>ed.</w:t>
      </w:r>
    </w:p>
    <w:p w14:paraId="6E58DB77" w14:textId="31BBE238" w:rsidR="0033118D" w:rsidRPr="00D87ED9" w:rsidRDefault="0033118D" w:rsidP="0033118D">
      <w:pPr>
        <w:ind w:left="426"/>
        <w:rPr>
          <w:b/>
          <w:bCs/>
          <w:sz w:val="20"/>
          <w:szCs w:val="20"/>
        </w:rPr>
      </w:pPr>
      <w:r w:rsidRPr="00D87ED9">
        <w:rPr>
          <w:b/>
          <w:bCs/>
          <w:sz w:val="20"/>
          <w:szCs w:val="20"/>
        </w:rPr>
        <w:t xml:space="preserve">3. </w:t>
      </w:r>
      <w:r w:rsidRPr="0005317A">
        <w:rPr>
          <w:b/>
          <w:bCs/>
          <w:sz w:val="20"/>
          <w:szCs w:val="20"/>
          <w:lang w:val="en-GB"/>
          <w:rPrChange w:id="368" w:author="Sebastian Alonso Carlos" w:date="2026-05-14T14:34:00Z" w16du:dateUtc="2026-05-14T12:34:00Z">
            <w:rPr>
              <w:b/>
              <w:bCs/>
              <w:sz w:val="20"/>
              <w:szCs w:val="20"/>
            </w:rPr>
          </w:rPrChange>
        </w:rPr>
        <w:t>Legal grounds for processing</w:t>
      </w:r>
      <w:r w:rsidR="00D60E56" w:rsidRPr="00D87ED9">
        <w:rPr>
          <w:b/>
          <w:bCs/>
          <w:sz w:val="20"/>
          <w:szCs w:val="20"/>
        </w:rPr>
        <w:t xml:space="preserve"> </w:t>
      </w:r>
      <w:r w:rsidR="00D60E56" w:rsidRPr="00CC2477">
        <w:rPr>
          <w:sz w:val="20"/>
          <w:szCs w:val="20"/>
          <w:highlight w:val="yellow"/>
        </w:rPr>
        <w:t xml:space="preserve">Confirmar con Cumplimiento </w:t>
      </w:r>
      <w:r w:rsidR="003823EE">
        <w:rPr>
          <w:sz w:val="20"/>
          <w:szCs w:val="20"/>
          <w:highlight w:val="yellow"/>
        </w:rPr>
        <w:t xml:space="preserve">que </w:t>
      </w:r>
      <w:r w:rsidR="00D60E56" w:rsidRPr="00D60E56">
        <w:rPr>
          <w:sz w:val="20"/>
          <w:szCs w:val="20"/>
          <w:highlight w:val="yellow"/>
        </w:rPr>
        <w:t>las referencias</w:t>
      </w:r>
      <w:r w:rsidR="00D60E56" w:rsidRPr="003409A0">
        <w:rPr>
          <w:sz w:val="20"/>
          <w:szCs w:val="20"/>
          <w:highlight w:val="yellow"/>
        </w:rPr>
        <w:t xml:space="preserve"> normativas</w:t>
      </w:r>
      <w:r w:rsidR="00D60E56">
        <w:rPr>
          <w:sz w:val="20"/>
          <w:szCs w:val="20"/>
          <w:highlight w:val="yellow"/>
        </w:rPr>
        <w:t xml:space="preserve"> que les son aplicables</w:t>
      </w:r>
      <w:r w:rsidR="00D60E56" w:rsidRPr="003409A0">
        <w:rPr>
          <w:sz w:val="20"/>
          <w:szCs w:val="20"/>
          <w:highlight w:val="yellow"/>
        </w:rPr>
        <w:t xml:space="preserve"> no se han derogado y siguen vigentes</w:t>
      </w:r>
    </w:p>
    <w:p w14:paraId="4B04BD1B" w14:textId="47988D5C" w:rsidR="00B84BB9" w:rsidRPr="00B84BB9" w:rsidRDefault="00B84BB9" w:rsidP="0033118D">
      <w:pPr>
        <w:ind w:left="426"/>
        <w:rPr>
          <w:sz w:val="20"/>
          <w:szCs w:val="20"/>
          <w:lang w:val="en-US"/>
        </w:rPr>
      </w:pPr>
      <w:r w:rsidRPr="00B84BB9">
        <w:rPr>
          <w:sz w:val="20"/>
          <w:szCs w:val="20"/>
          <w:lang w:val="en-US"/>
        </w:rPr>
        <w:t>The personal data of the data subject will be processed in order to comply with the following legal obligations:</w:t>
      </w:r>
    </w:p>
    <w:p w14:paraId="1AB959EA" w14:textId="10632B4D" w:rsidR="0033118D" w:rsidRPr="0033118D" w:rsidRDefault="0033118D" w:rsidP="0033118D">
      <w:pPr>
        <w:ind w:left="426"/>
        <w:rPr>
          <w:sz w:val="20"/>
          <w:szCs w:val="20"/>
          <w:lang w:val="en-US"/>
        </w:rPr>
      </w:pPr>
      <w:r w:rsidRPr="0033118D">
        <w:rPr>
          <w:sz w:val="20"/>
          <w:szCs w:val="20"/>
          <w:lang w:val="en-US"/>
        </w:rPr>
        <w:t xml:space="preserve">- Articles 540.4.c).2 and 540.4.d) of the consolidated text of </w:t>
      </w:r>
      <w:r w:rsidR="00B84BB9">
        <w:rPr>
          <w:sz w:val="20"/>
          <w:szCs w:val="20"/>
          <w:lang w:val="en-US"/>
        </w:rPr>
        <w:t xml:space="preserve">the </w:t>
      </w:r>
      <w:r w:rsidRPr="0033118D">
        <w:rPr>
          <w:sz w:val="20"/>
          <w:szCs w:val="20"/>
          <w:lang w:val="en-US"/>
        </w:rPr>
        <w:t>Ley de Sociedades de Capital (Spanish Companies Act), approved by Royal Legislative Decree 1/2010 of 2 July.</w:t>
      </w:r>
    </w:p>
    <w:p w14:paraId="4AD646D7" w14:textId="75E4A863" w:rsidR="0033118D" w:rsidRPr="0033118D" w:rsidRDefault="0033118D" w:rsidP="0033118D">
      <w:pPr>
        <w:ind w:left="426"/>
        <w:rPr>
          <w:sz w:val="20"/>
          <w:szCs w:val="20"/>
          <w:lang w:val="en-US"/>
        </w:rPr>
      </w:pPr>
      <w:r w:rsidRPr="0033118D">
        <w:rPr>
          <w:sz w:val="20"/>
          <w:szCs w:val="20"/>
          <w:lang w:val="en-US"/>
        </w:rPr>
        <w:t>- Articles 118, 119 and 121 of the consolidated text of</w:t>
      </w:r>
      <w:r w:rsidR="00B84BB9">
        <w:rPr>
          <w:sz w:val="20"/>
          <w:szCs w:val="20"/>
          <w:lang w:val="en-US"/>
        </w:rPr>
        <w:t xml:space="preserve"> the</w:t>
      </w:r>
      <w:r w:rsidRPr="0033118D">
        <w:rPr>
          <w:sz w:val="20"/>
          <w:szCs w:val="20"/>
          <w:lang w:val="en-US"/>
        </w:rPr>
        <w:t xml:space="preserve"> Ley del Mercado de Valores (Spanish Securities Market Act), approved by Royal Legislative Decree 4/2015 of 23 October.</w:t>
      </w:r>
    </w:p>
    <w:p w14:paraId="5A4EA995" w14:textId="4E2ACD4D" w:rsidR="0033118D" w:rsidRPr="0033118D" w:rsidRDefault="0033118D" w:rsidP="0033118D">
      <w:pPr>
        <w:ind w:left="426"/>
        <w:rPr>
          <w:sz w:val="20"/>
          <w:szCs w:val="20"/>
          <w:lang w:val="en-US"/>
        </w:rPr>
      </w:pPr>
      <w:r w:rsidRPr="0033118D">
        <w:rPr>
          <w:sz w:val="20"/>
          <w:szCs w:val="20"/>
          <w:lang w:val="en-US"/>
        </w:rPr>
        <w:t>- Ministerial Order EHA/3050/2004</w:t>
      </w:r>
      <w:r w:rsidR="00B84BB9">
        <w:rPr>
          <w:sz w:val="20"/>
          <w:szCs w:val="20"/>
          <w:lang w:val="en-US"/>
        </w:rPr>
        <w:t>,</w:t>
      </w:r>
      <w:r w:rsidRPr="0033118D">
        <w:rPr>
          <w:sz w:val="20"/>
          <w:szCs w:val="20"/>
          <w:lang w:val="en-US"/>
        </w:rPr>
        <w:t xml:space="preserve"> of 15 September</w:t>
      </w:r>
      <w:r w:rsidR="00B84BB9">
        <w:rPr>
          <w:sz w:val="20"/>
          <w:szCs w:val="20"/>
          <w:lang w:val="en-US"/>
        </w:rPr>
        <w:t>,</w:t>
      </w:r>
      <w:r w:rsidRPr="0033118D">
        <w:rPr>
          <w:sz w:val="20"/>
          <w:szCs w:val="20"/>
          <w:lang w:val="en-US"/>
        </w:rPr>
        <w:t xml:space="preserve"> on the information on related transactions that publicly traded companies in official secondary markets must disclose.</w:t>
      </w:r>
    </w:p>
    <w:p w14:paraId="209EE64E" w14:textId="77777777" w:rsidR="0033118D" w:rsidRPr="0033118D" w:rsidRDefault="0033118D" w:rsidP="00BB5E65">
      <w:pPr>
        <w:jc w:val="center"/>
        <w:rPr>
          <w:b/>
          <w:bCs/>
          <w:sz w:val="32"/>
          <w:szCs w:val="32"/>
          <w:lang w:val="en-US"/>
        </w:rPr>
      </w:pPr>
    </w:p>
    <w:p w14:paraId="5B4BA459" w14:textId="250E5FED" w:rsidR="008C7773" w:rsidRDefault="008C7773" w:rsidP="00BB5E65">
      <w:pPr>
        <w:jc w:val="center"/>
        <w:rPr>
          <w:b/>
          <w:bCs/>
          <w:sz w:val="32"/>
          <w:szCs w:val="32"/>
        </w:rPr>
      </w:pPr>
      <w:r w:rsidRPr="008C7773">
        <w:rPr>
          <w:b/>
          <w:bCs/>
          <w:noProof/>
          <w:sz w:val="32"/>
          <w:szCs w:val="32"/>
        </w:rPr>
        <w:lastRenderedPageBreak/>
        <w:drawing>
          <wp:inline distT="0" distB="0" distL="0" distR="0" wp14:anchorId="3382BAF3" wp14:editId="4DCF593D">
            <wp:extent cx="5189069" cy="2265322"/>
            <wp:effectExtent l="0" t="0" r="0" b="1905"/>
            <wp:docPr id="949533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33496" name=""/>
                    <pic:cNvPicPr/>
                  </pic:nvPicPr>
                  <pic:blipFill>
                    <a:blip r:embed="rId33"/>
                    <a:stretch>
                      <a:fillRect/>
                    </a:stretch>
                  </pic:blipFill>
                  <pic:spPr>
                    <a:xfrm>
                      <a:off x="0" y="0"/>
                      <a:ext cx="5195887" cy="2268298"/>
                    </a:xfrm>
                    <a:prstGeom prst="rect">
                      <a:avLst/>
                    </a:prstGeom>
                  </pic:spPr>
                </pic:pic>
              </a:graphicData>
            </a:graphic>
          </wp:inline>
        </w:drawing>
      </w:r>
    </w:p>
    <w:p w14:paraId="79DB125B" w14:textId="77777777" w:rsidR="00EA7FDA" w:rsidRPr="00EA7FDA" w:rsidRDefault="00EA7FDA" w:rsidP="00EA7FDA">
      <w:pPr>
        <w:ind w:left="426"/>
        <w:rPr>
          <w:sz w:val="20"/>
          <w:szCs w:val="20"/>
          <w:lang w:val="en-US"/>
        </w:rPr>
      </w:pPr>
      <w:r w:rsidRPr="00EA7FDA">
        <w:rPr>
          <w:sz w:val="20"/>
          <w:szCs w:val="20"/>
          <w:lang w:val="en-US"/>
        </w:rPr>
        <w:t>- Regulation 62 of Banco de España Circular 4/2017, of 27 November, to credit institutions on public and reserved financial reporting rules and financial statement models.</w:t>
      </w:r>
    </w:p>
    <w:p w14:paraId="3CA932E3" w14:textId="77777777" w:rsidR="00EA7FDA" w:rsidRPr="00EA7FDA" w:rsidRDefault="00EA7FDA" w:rsidP="00EA7FDA">
      <w:pPr>
        <w:ind w:left="426"/>
        <w:rPr>
          <w:sz w:val="20"/>
          <w:szCs w:val="20"/>
          <w:lang w:val="en-US"/>
        </w:rPr>
      </w:pPr>
      <w:r w:rsidRPr="00EA7FDA">
        <w:rPr>
          <w:sz w:val="20"/>
          <w:szCs w:val="20"/>
          <w:lang w:val="en-US"/>
        </w:rPr>
        <w:t>- Comisión Nacional del Mercado de Valores (Spanish Securities Market Commission or "CNMV") Circular 3/2018 of 28 June on periodic information from publicly traded companies in regulated markets about half-yearly financial reports, intermediate management declarations and quarterly financial reports.</w:t>
      </w:r>
    </w:p>
    <w:p w14:paraId="47B31712" w14:textId="77777777" w:rsidR="00EA7FDA" w:rsidRPr="00EA7FDA" w:rsidRDefault="00EA7FDA" w:rsidP="00EA7FDA">
      <w:pPr>
        <w:ind w:left="426"/>
        <w:rPr>
          <w:sz w:val="20"/>
          <w:szCs w:val="20"/>
          <w:lang w:val="en-US"/>
        </w:rPr>
      </w:pPr>
      <w:r w:rsidRPr="00EA7FDA">
        <w:rPr>
          <w:sz w:val="20"/>
          <w:szCs w:val="20"/>
          <w:lang w:val="en-US"/>
        </w:rPr>
        <w:t>- Chapter III, Point A/12, of Banco Santander's Code of Conduct in Securities Markets.</w:t>
      </w:r>
    </w:p>
    <w:p w14:paraId="6A32B0A4" w14:textId="52E24337" w:rsidR="00EA7FDA" w:rsidRPr="00EA7FDA" w:rsidRDefault="00EA7FDA" w:rsidP="00EA7FDA">
      <w:pPr>
        <w:ind w:left="426"/>
        <w:rPr>
          <w:sz w:val="20"/>
          <w:szCs w:val="20"/>
          <w:lang w:val="en-US"/>
        </w:rPr>
      </w:pPr>
      <w:r w:rsidRPr="00EA7FDA">
        <w:rPr>
          <w:sz w:val="20"/>
          <w:szCs w:val="20"/>
          <w:lang w:val="en-US"/>
        </w:rPr>
        <w:t>- Articles 36 and 40 of the Rules and Regulations of the Board of Directors of Banco Santander, S.A.</w:t>
      </w:r>
    </w:p>
    <w:p w14:paraId="28D287AB" w14:textId="541D6384" w:rsidR="00EA7FDA" w:rsidRPr="00EA7FDA" w:rsidRDefault="00EA7FDA" w:rsidP="00EA7FDA">
      <w:pPr>
        <w:ind w:left="426"/>
        <w:rPr>
          <w:sz w:val="20"/>
          <w:szCs w:val="20"/>
          <w:lang w:val="en-US"/>
        </w:rPr>
      </w:pPr>
      <w:r w:rsidRPr="00EA7FDA">
        <w:rPr>
          <w:sz w:val="20"/>
          <w:szCs w:val="20"/>
          <w:lang w:val="en-US"/>
        </w:rPr>
        <w:t xml:space="preserve">- </w:t>
      </w:r>
      <w:r w:rsidR="006E5B97">
        <w:rPr>
          <w:sz w:val="20"/>
          <w:szCs w:val="20"/>
          <w:lang w:val="en-US"/>
        </w:rPr>
        <w:t xml:space="preserve">Applicable </w:t>
      </w:r>
      <w:r w:rsidRPr="00EA7FDA">
        <w:rPr>
          <w:sz w:val="20"/>
          <w:szCs w:val="20"/>
          <w:lang w:val="en-US"/>
        </w:rPr>
        <w:t>regulation</w:t>
      </w:r>
      <w:r w:rsidR="006E5B97">
        <w:rPr>
          <w:sz w:val="20"/>
          <w:szCs w:val="20"/>
          <w:lang w:val="en-US"/>
        </w:rPr>
        <w:t>s</w:t>
      </w:r>
      <w:r w:rsidRPr="00EA7FDA">
        <w:rPr>
          <w:sz w:val="20"/>
          <w:szCs w:val="20"/>
          <w:lang w:val="en-US"/>
        </w:rPr>
        <w:t xml:space="preserve"> </w:t>
      </w:r>
      <w:r w:rsidR="006E5B97">
        <w:rPr>
          <w:sz w:val="20"/>
          <w:szCs w:val="20"/>
          <w:lang w:val="en-US"/>
        </w:rPr>
        <w:t>governing</w:t>
      </w:r>
      <w:r w:rsidRPr="00EA7FDA">
        <w:rPr>
          <w:sz w:val="20"/>
          <w:szCs w:val="20"/>
          <w:lang w:val="en-US"/>
        </w:rPr>
        <w:t xml:space="preserve"> suitability assessments for directors and senior managers.</w:t>
      </w:r>
    </w:p>
    <w:p w14:paraId="5DCBB492" w14:textId="6C51EC74" w:rsidR="00EA7FDA" w:rsidRPr="00EA7FDA" w:rsidRDefault="00F04B3E" w:rsidP="00EA7FDA">
      <w:pPr>
        <w:ind w:left="426"/>
        <w:rPr>
          <w:sz w:val="20"/>
          <w:szCs w:val="20"/>
          <w:lang w:val="en-US"/>
        </w:rPr>
      </w:pPr>
      <w:r>
        <w:rPr>
          <w:sz w:val="20"/>
          <w:szCs w:val="20"/>
          <w:lang w:val="en-US"/>
        </w:rPr>
        <w:t>With</w:t>
      </w:r>
      <w:r w:rsidR="00EA7FDA" w:rsidRPr="00EA7FDA">
        <w:rPr>
          <w:sz w:val="20"/>
          <w:szCs w:val="20"/>
          <w:lang w:val="en-US"/>
        </w:rPr>
        <w:t xml:space="preserve"> respect </w:t>
      </w:r>
      <w:r>
        <w:rPr>
          <w:sz w:val="20"/>
          <w:szCs w:val="20"/>
          <w:lang w:val="en-US"/>
        </w:rPr>
        <w:t>to</w:t>
      </w:r>
      <w:r w:rsidR="00EA7FDA" w:rsidRPr="00EA7FDA">
        <w:rPr>
          <w:sz w:val="20"/>
          <w:szCs w:val="20"/>
          <w:lang w:val="en-US"/>
        </w:rPr>
        <w:t xml:space="preserve"> third-party personal data, the signatory undertakes to provide the interested party and owner of such data with the information set out in the Privacy Policy and will hold Banco Santander harmless against any liability</w:t>
      </w:r>
      <w:r w:rsidR="00F3670C">
        <w:rPr>
          <w:sz w:val="20"/>
          <w:szCs w:val="20"/>
          <w:lang w:val="en-US"/>
        </w:rPr>
        <w:t xml:space="preserve"> arising in this regard</w:t>
      </w:r>
      <w:r w:rsidR="00EA7FDA" w:rsidRPr="00EA7FDA">
        <w:rPr>
          <w:sz w:val="20"/>
          <w:szCs w:val="20"/>
          <w:lang w:val="en-US"/>
        </w:rPr>
        <w:t>.</w:t>
      </w:r>
    </w:p>
    <w:p w14:paraId="6ADB23E5" w14:textId="1D0E8FA7" w:rsidR="00EA7FDA" w:rsidRPr="00D87ED9" w:rsidRDefault="00EA7FDA" w:rsidP="00EA7FDA">
      <w:pPr>
        <w:ind w:left="426"/>
        <w:rPr>
          <w:b/>
          <w:bCs/>
          <w:sz w:val="20"/>
          <w:szCs w:val="20"/>
        </w:rPr>
      </w:pPr>
      <w:r w:rsidRPr="00D87ED9">
        <w:rPr>
          <w:b/>
          <w:bCs/>
          <w:sz w:val="20"/>
          <w:szCs w:val="20"/>
        </w:rPr>
        <w:t xml:space="preserve">4. International data </w:t>
      </w:r>
      <w:r w:rsidRPr="0005317A">
        <w:rPr>
          <w:b/>
          <w:bCs/>
          <w:sz w:val="20"/>
          <w:szCs w:val="20"/>
          <w:lang w:val="en-GB"/>
          <w:rPrChange w:id="369" w:author="Sebastian Alonso Carlos" w:date="2026-05-14T14:35:00Z" w16du:dateUtc="2026-05-14T12:35:00Z">
            <w:rPr>
              <w:b/>
              <w:bCs/>
              <w:sz w:val="20"/>
              <w:szCs w:val="20"/>
            </w:rPr>
          </w:rPrChange>
        </w:rPr>
        <w:t>transfers</w:t>
      </w:r>
      <w:r w:rsidR="00DE2552" w:rsidRPr="00D87ED9">
        <w:rPr>
          <w:b/>
          <w:bCs/>
          <w:sz w:val="20"/>
          <w:szCs w:val="20"/>
        </w:rPr>
        <w:t xml:space="preserve"> </w:t>
      </w:r>
      <w:r w:rsidR="00DE2552" w:rsidRPr="00CC2477">
        <w:rPr>
          <w:sz w:val="20"/>
          <w:szCs w:val="20"/>
          <w:highlight w:val="yellow"/>
        </w:rPr>
        <w:t xml:space="preserve">Confirmar con Cumplimiento </w:t>
      </w:r>
      <w:r w:rsidR="003823EE">
        <w:rPr>
          <w:sz w:val="20"/>
          <w:szCs w:val="20"/>
          <w:highlight w:val="yellow"/>
        </w:rPr>
        <w:t xml:space="preserve">que </w:t>
      </w:r>
      <w:r w:rsidR="00DE2552" w:rsidRPr="00D60E56">
        <w:rPr>
          <w:sz w:val="20"/>
          <w:szCs w:val="20"/>
          <w:highlight w:val="yellow"/>
        </w:rPr>
        <w:t>las referencias</w:t>
      </w:r>
      <w:r w:rsidR="00DE2552" w:rsidRPr="002125FA">
        <w:rPr>
          <w:sz w:val="20"/>
          <w:szCs w:val="20"/>
          <w:highlight w:val="yellow"/>
        </w:rPr>
        <w:t xml:space="preserve"> normativas</w:t>
      </w:r>
      <w:r w:rsidR="00DE2552">
        <w:rPr>
          <w:sz w:val="20"/>
          <w:szCs w:val="20"/>
          <w:highlight w:val="yellow"/>
        </w:rPr>
        <w:t xml:space="preserve"> que les son aplicables</w:t>
      </w:r>
      <w:r w:rsidR="00DE2552" w:rsidRPr="002125FA">
        <w:rPr>
          <w:sz w:val="20"/>
          <w:szCs w:val="20"/>
          <w:highlight w:val="yellow"/>
        </w:rPr>
        <w:t xml:space="preserve"> no se han derogado y siguen vigentes</w:t>
      </w:r>
    </w:p>
    <w:p w14:paraId="73FD06BE" w14:textId="7B8CEA26" w:rsidR="00EA7FDA" w:rsidRPr="00EA7FDA" w:rsidRDefault="00EA7FDA" w:rsidP="00EA7FDA">
      <w:pPr>
        <w:ind w:left="426"/>
        <w:rPr>
          <w:sz w:val="20"/>
          <w:szCs w:val="20"/>
          <w:lang w:val="en-US"/>
        </w:rPr>
      </w:pPr>
      <w:r w:rsidRPr="00901C34">
        <w:rPr>
          <w:sz w:val="20"/>
          <w:szCs w:val="20"/>
          <w:lang w:val="en-US"/>
        </w:rPr>
        <w:t xml:space="preserve">Personal data </w:t>
      </w:r>
      <w:r w:rsidR="00F206C4" w:rsidRPr="00901C34">
        <w:rPr>
          <w:sz w:val="20"/>
          <w:szCs w:val="20"/>
          <w:lang w:val="en-US"/>
        </w:rPr>
        <w:t xml:space="preserve">will </w:t>
      </w:r>
      <w:r w:rsidRPr="00901C34">
        <w:rPr>
          <w:sz w:val="20"/>
          <w:szCs w:val="20"/>
          <w:lang w:val="en-US"/>
        </w:rPr>
        <w:t xml:space="preserve">only be disclosed to third parties </w:t>
      </w:r>
      <w:r w:rsidR="00F206C4" w:rsidRPr="00901C34">
        <w:rPr>
          <w:sz w:val="20"/>
          <w:szCs w:val="20"/>
          <w:lang w:val="en-US"/>
        </w:rPr>
        <w:t>when</w:t>
      </w:r>
      <w:r w:rsidRPr="00901C34">
        <w:rPr>
          <w:sz w:val="20"/>
          <w:szCs w:val="20"/>
          <w:lang w:val="en-US"/>
        </w:rPr>
        <w:t xml:space="preserve"> required by law</w:t>
      </w:r>
      <w:r w:rsidR="0082100C">
        <w:rPr>
          <w:sz w:val="20"/>
          <w:szCs w:val="20"/>
          <w:lang w:val="en-US"/>
        </w:rPr>
        <w:t xml:space="preserve">, </w:t>
      </w:r>
      <w:r w:rsidR="0082100C" w:rsidRPr="00381B89">
        <w:rPr>
          <w:sz w:val="20"/>
          <w:szCs w:val="20"/>
          <w:highlight w:val="yellow"/>
          <w:lang w:val="en-US"/>
        </w:rPr>
        <w:t>including</w:t>
      </w:r>
      <w:r w:rsidRPr="00381B89">
        <w:rPr>
          <w:sz w:val="20"/>
          <w:szCs w:val="20"/>
          <w:highlight w:val="yellow"/>
          <w:lang w:val="en-US"/>
        </w:rPr>
        <w:t xml:space="preserve"> </w:t>
      </w:r>
      <w:r w:rsidR="0082100C" w:rsidRPr="00381B89">
        <w:rPr>
          <w:sz w:val="20"/>
          <w:szCs w:val="20"/>
          <w:highlight w:val="yellow"/>
          <w:lang w:val="en-US"/>
        </w:rPr>
        <w:t>in</w:t>
      </w:r>
      <w:r w:rsidRPr="00381B89">
        <w:rPr>
          <w:sz w:val="20"/>
          <w:szCs w:val="20"/>
          <w:highlight w:val="yellow"/>
          <w:lang w:val="en-US"/>
        </w:rPr>
        <w:t xml:space="preserve"> the </w:t>
      </w:r>
      <w:r w:rsidRPr="00A2637A">
        <w:rPr>
          <w:sz w:val="20"/>
          <w:szCs w:val="20"/>
          <w:highlight w:val="yellow"/>
          <w:lang w:val="en-US"/>
        </w:rPr>
        <w:t xml:space="preserve">following </w:t>
      </w:r>
      <w:r w:rsidR="0082100C">
        <w:rPr>
          <w:sz w:val="20"/>
          <w:szCs w:val="20"/>
          <w:highlight w:val="yellow"/>
          <w:lang w:val="en-US"/>
        </w:rPr>
        <w:t>cases</w:t>
      </w:r>
      <w:r w:rsidRPr="00A2637A">
        <w:rPr>
          <w:sz w:val="20"/>
          <w:szCs w:val="20"/>
          <w:highlight w:val="yellow"/>
          <w:lang w:val="en-US"/>
        </w:rPr>
        <w:t>:</w:t>
      </w:r>
    </w:p>
    <w:p w14:paraId="79037B86" w14:textId="77777777" w:rsidR="00EA7FDA" w:rsidRPr="00EA7FDA" w:rsidRDefault="00EA7FDA" w:rsidP="00EA7FDA">
      <w:pPr>
        <w:ind w:left="426"/>
        <w:rPr>
          <w:sz w:val="20"/>
          <w:szCs w:val="20"/>
          <w:lang w:val="en-US"/>
        </w:rPr>
      </w:pPr>
      <w:r w:rsidRPr="00EA7FDA">
        <w:rPr>
          <w:sz w:val="20"/>
          <w:szCs w:val="20"/>
          <w:lang w:val="en-US"/>
        </w:rPr>
        <w:t>- To CNMV: Pursuant to Article 540 of the consolidated text of Ley de Sociedades de Capital, approved by Royal Legislative Decree 1/2010 of 2 July.</w:t>
      </w:r>
    </w:p>
    <w:p w14:paraId="37290422" w14:textId="77777777" w:rsidR="00EA7FDA" w:rsidRPr="00EA7FDA" w:rsidRDefault="00EA7FDA" w:rsidP="00EA7FDA">
      <w:pPr>
        <w:ind w:left="426"/>
        <w:rPr>
          <w:sz w:val="20"/>
          <w:szCs w:val="20"/>
          <w:lang w:val="en-US"/>
        </w:rPr>
      </w:pPr>
      <w:r w:rsidRPr="00EA7FDA">
        <w:rPr>
          <w:sz w:val="20"/>
          <w:szCs w:val="20"/>
          <w:lang w:val="en-US"/>
        </w:rPr>
        <w:t>- To Banco de España: Pursuant to Article 84 of Act 10/2014 of 26 June on the organization, supervision and solvency of credit institutions; Article 67 of Banco de España Circular 4/2017 of 27 November to credit institutions on public and reserved financial reporting rules and financial statement models; Regulation 35 of Banco de España Circular 2/2016 of 2 February to credit institutions on supervision and solvency, supplementing the adaptation of the Spanish legal system to Directive 2013/36/EU and Regulation (EU) No 575/2013.</w:t>
      </w:r>
    </w:p>
    <w:p w14:paraId="42E3FB53" w14:textId="77777777" w:rsidR="00EA7FDA" w:rsidRPr="00EA7FDA" w:rsidRDefault="00EA7FDA" w:rsidP="00BB5E65">
      <w:pPr>
        <w:jc w:val="center"/>
        <w:rPr>
          <w:b/>
          <w:bCs/>
          <w:sz w:val="32"/>
          <w:szCs w:val="32"/>
          <w:lang w:val="en-US"/>
        </w:rPr>
      </w:pPr>
    </w:p>
    <w:p w14:paraId="4C0F1666" w14:textId="77777777" w:rsidR="00EA7FDA" w:rsidRPr="00EA7FDA" w:rsidRDefault="00EA7FDA" w:rsidP="00BB5E65">
      <w:pPr>
        <w:jc w:val="center"/>
        <w:rPr>
          <w:b/>
          <w:bCs/>
          <w:sz w:val="32"/>
          <w:szCs w:val="32"/>
          <w:lang w:val="en-US"/>
        </w:rPr>
      </w:pPr>
    </w:p>
    <w:p w14:paraId="64F5715F" w14:textId="3B664166" w:rsidR="008C7773" w:rsidRDefault="008C7773" w:rsidP="00BB5E65">
      <w:pPr>
        <w:jc w:val="center"/>
        <w:rPr>
          <w:b/>
          <w:bCs/>
          <w:sz w:val="32"/>
          <w:szCs w:val="32"/>
        </w:rPr>
      </w:pPr>
      <w:r w:rsidRPr="008C7773">
        <w:rPr>
          <w:b/>
          <w:bCs/>
          <w:noProof/>
          <w:sz w:val="32"/>
          <w:szCs w:val="32"/>
        </w:rPr>
        <w:lastRenderedPageBreak/>
        <w:drawing>
          <wp:inline distT="0" distB="0" distL="0" distR="0" wp14:anchorId="5CE7A990" wp14:editId="624C3A1E">
            <wp:extent cx="5444791" cy="2359791"/>
            <wp:effectExtent l="0" t="0" r="3810" b="2540"/>
            <wp:docPr id="1104492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92259" name=""/>
                    <pic:cNvPicPr/>
                  </pic:nvPicPr>
                  <pic:blipFill>
                    <a:blip r:embed="rId34"/>
                    <a:stretch>
                      <a:fillRect/>
                    </a:stretch>
                  </pic:blipFill>
                  <pic:spPr>
                    <a:xfrm>
                      <a:off x="0" y="0"/>
                      <a:ext cx="5467549" cy="2369655"/>
                    </a:xfrm>
                    <a:prstGeom prst="rect">
                      <a:avLst/>
                    </a:prstGeom>
                  </pic:spPr>
                </pic:pic>
              </a:graphicData>
            </a:graphic>
          </wp:inline>
        </w:drawing>
      </w:r>
    </w:p>
    <w:p w14:paraId="0628890A" w14:textId="77777777" w:rsidR="00701AFF" w:rsidRPr="00701AFF" w:rsidRDefault="00701AFF" w:rsidP="00701AFF">
      <w:pPr>
        <w:ind w:left="426"/>
        <w:rPr>
          <w:sz w:val="20"/>
          <w:szCs w:val="20"/>
          <w:lang w:val="en-US"/>
        </w:rPr>
      </w:pPr>
      <w:r w:rsidRPr="00701AFF">
        <w:rPr>
          <w:sz w:val="20"/>
          <w:szCs w:val="20"/>
          <w:lang w:val="en-US"/>
        </w:rPr>
        <w:t>- To Registro Mercantil (Spanish Companies House): Pursuant to Articles 365 et seq. of Royal Decree 1784/1996, of 19 July, approving the regulation on company registration.</w:t>
      </w:r>
    </w:p>
    <w:p w14:paraId="0581D350" w14:textId="77777777" w:rsidR="00701AFF" w:rsidRPr="00701AFF" w:rsidRDefault="00701AFF" w:rsidP="00701AFF">
      <w:pPr>
        <w:ind w:left="426"/>
        <w:rPr>
          <w:sz w:val="20"/>
          <w:szCs w:val="20"/>
          <w:lang w:val="en-US"/>
        </w:rPr>
      </w:pPr>
      <w:r w:rsidRPr="00701AFF">
        <w:rPr>
          <w:sz w:val="20"/>
          <w:szCs w:val="20"/>
          <w:lang w:val="en-US"/>
        </w:rPr>
        <w:t>- To markets/general public: Pursuant to Article 11 bis of Royal Legislative Decree 1/2010 of 2 July, approving the consolidated text of Ley de Sociedades de Capital.</w:t>
      </w:r>
    </w:p>
    <w:p w14:paraId="10B476C1" w14:textId="00328C66" w:rsidR="00701AFF" w:rsidRPr="00701AFF" w:rsidRDefault="00701AFF" w:rsidP="00701AFF">
      <w:pPr>
        <w:ind w:left="426"/>
        <w:rPr>
          <w:sz w:val="20"/>
          <w:szCs w:val="20"/>
          <w:lang w:val="en-US"/>
        </w:rPr>
      </w:pPr>
      <w:r w:rsidRPr="00701AFF">
        <w:rPr>
          <w:sz w:val="20"/>
          <w:szCs w:val="20"/>
          <w:lang w:val="en-US"/>
        </w:rPr>
        <w:t xml:space="preserve">Furthermore, Banco Santander, S.A. will disclose </w:t>
      </w:r>
      <w:r w:rsidR="003D1D2E">
        <w:rPr>
          <w:sz w:val="20"/>
          <w:szCs w:val="20"/>
          <w:lang w:val="en-US"/>
        </w:rPr>
        <w:t xml:space="preserve">personal </w:t>
      </w:r>
      <w:r w:rsidRPr="00701AFF">
        <w:rPr>
          <w:sz w:val="20"/>
          <w:szCs w:val="20"/>
          <w:lang w:val="en-US"/>
        </w:rPr>
        <w:t xml:space="preserve">data to the United States Federal Reserve ("FED") </w:t>
      </w:r>
      <w:r w:rsidR="003D1D2E">
        <w:rPr>
          <w:sz w:val="20"/>
          <w:szCs w:val="20"/>
          <w:lang w:val="en-US"/>
        </w:rPr>
        <w:t xml:space="preserve">in order </w:t>
      </w:r>
      <w:r w:rsidRPr="00701AFF">
        <w:rPr>
          <w:sz w:val="20"/>
          <w:szCs w:val="20"/>
          <w:lang w:val="en-US"/>
        </w:rPr>
        <w:t xml:space="preserve">to fulfil its legal obligations; to the company that audits its </w:t>
      </w:r>
      <w:r w:rsidR="003D1D2E">
        <w:rPr>
          <w:sz w:val="20"/>
          <w:szCs w:val="20"/>
          <w:lang w:val="en-US"/>
        </w:rPr>
        <w:t xml:space="preserve">financial statements each </w:t>
      </w:r>
      <w:r w:rsidRPr="00701AFF">
        <w:rPr>
          <w:sz w:val="20"/>
          <w:szCs w:val="20"/>
          <w:lang w:val="en-US"/>
        </w:rPr>
        <w:t>year; and to Grupo Santander's subsidiaries outside Spain</w:t>
      </w:r>
      <w:r w:rsidR="009E40F3">
        <w:rPr>
          <w:sz w:val="20"/>
          <w:szCs w:val="20"/>
          <w:lang w:val="en-US"/>
        </w:rPr>
        <w:t>, in order</w:t>
      </w:r>
      <w:r w:rsidRPr="00701AFF">
        <w:rPr>
          <w:sz w:val="20"/>
          <w:szCs w:val="20"/>
          <w:lang w:val="en-US"/>
        </w:rPr>
        <w:t xml:space="preserve"> to obtain the </w:t>
      </w:r>
      <w:r w:rsidR="009E40F3">
        <w:rPr>
          <w:sz w:val="20"/>
          <w:szCs w:val="20"/>
          <w:lang w:val="en-US"/>
        </w:rPr>
        <w:t xml:space="preserve">information necessary </w:t>
      </w:r>
      <w:r w:rsidRPr="00701AFF">
        <w:rPr>
          <w:sz w:val="20"/>
          <w:szCs w:val="20"/>
          <w:lang w:val="en-US"/>
        </w:rPr>
        <w:t>to</w:t>
      </w:r>
      <w:r w:rsidR="00E26660">
        <w:rPr>
          <w:sz w:val="20"/>
          <w:szCs w:val="20"/>
          <w:lang w:val="en-US"/>
        </w:rPr>
        <w:t xml:space="preserve"> </w:t>
      </w:r>
      <w:r w:rsidRPr="00701AFF">
        <w:rPr>
          <w:sz w:val="20"/>
          <w:szCs w:val="20"/>
          <w:lang w:val="en-US"/>
        </w:rPr>
        <w:t xml:space="preserve">complete quantified information on related transactions that must be entered into in the annual </w:t>
      </w:r>
      <w:r w:rsidR="00DA6406">
        <w:rPr>
          <w:sz w:val="20"/>
          <w:szCs w:val="20"/>
          <w:lang w:val="en-US"/>
        </w:rPr>
        <w:t xml:space="preserve">financial statements </w:t>
      </w:r>
      <w:r w:rsidRPr="00701AFF">
        <w:rPr>
          <w:sz w:val="20"/>
          <w:szCs w:val="20"/>
          <w:lang w:val="en-US"/>
        </w:rPr>
        <w:t>and periodic public financial statements.</w:t>
      </w:r>
    </w:p>
    <w:p w14:paraId="763C8D2C" w14:textId="77777777" w:rsidR="00701AFF" w:rsidRPr="00701AFF" w:rsidRDefault="00701AFF" w:rsidP="00701AFF">
      <w:pPr>
        <w:ind w:left="426"/>
        <w:rPr>
          <w:b/>
          <w:bCs/>
          <w:sz w:val="20"/>
          <w:szCs w:val="20"/>
          <w:lang w:val="en-US"/>
        </w:rPr>
      </w:pPr>
      <w:r w:rsidRPr="00701AFF">
        <w:rPr>
          <w:b/>
          <w:bCs/>
          <w:sz w:val="20"/>
          <w:szCs w:val="20"/>
          <w:lang w:val="en-US"/>
        </w:rPr>
        <w:t>5. Rights of owners of personal data</w:t>
      </w:r>
    </w:p>
    <w:p w14:paraId="7EA88EE2" w14:textId="77777777" w:rsidR="005540F9" w:rsidRDefault="00701AFF" w:rsidP="00701AFF">
      <w:pPr>
        <w:ind w:left="426"/>
        <w:rPr>
          <w:sz w:val="20"/>
          <w:szCs w:val="20"/>
          <w:lang w:val="en-US"/>
        </w:rPr>
      </w:pPr>
      <w:r w:rsidRPr="00701AFF">
        <w:rPr>
          <w:sz w:val="20"/>
          <w:szCs w:val="20"/>
          <w:lang w:val="en-US"/>
        </w:rPr>
        <w:t>Data owners have</w:t>
      </w:r>
      <w:r w:rsidR="00297A4F">
        <w:rPr>
          <w:sz w:val="20"/>
          <w:szCs w:val="20"/>
          <w:lang w:val="en-US"/>
        </w:rPr>
        <w:t xml:space="preserve"> the</w:t>
      </w:r>
      <w:r w:rsidRPr="00701AFF">
        <w:rPr>
          <w:sz w:val="20"/>
          <w:szCs w:val="20"/>
          <w:lang w:val="en-US"/>
        </w:rPr>
        <w:t xml:space="preserve"> right to access, rectif</w:t>
      </w:r>
      <w:r w:rsidR="00297A4F">
        <w:rPr>
          <w:sz w:val="20"/>
          <w:szCs w:val="20"/>
          <w:lang w:val="en-US"/>
        </w:rPr>
        <w:t>y</w:t>
      </w:r>
      <w:r w:rsidR="00C43C9E">
        <w:rPr>
          <w:sz w:val="20"/>
          <w:szCs w:val="20"/>
          <w:lang w:val="en-US"/>
        </w:rPr>
        <w:t xml:space="preserve"> and erase</w:t>
      </w:r>
      <w:r w:rsidRPr="00701AFF">
        <w:rPr>
          <w:sz w:val="20"/>
          <w:szCs w:val="20"/>
          <w:lang w:val="en-US"/>
        </w:rPr>
        <w:t xml:space="preserve"> </w:t>
      </w:r>
      <w:r w:rsidR="00C43C9E">
        <w:rPr>
          <w:sz w:val="20"/>
          <w:szCs w:val="20"/>
          <w:lang w:val="en-US"/>
        </w:rPr>
        <w:t>their personal data</w:t>
      </w:r>
      <w:r w:rsidR="00630C7C">
        <w:rPr>
          <w:sz w:val="20"/>
          <w:szCs w:val="20"/>
          <w:lang w:val="en-US"/>
        </w:rPr>
        <w:t xml:space="preserve">, as well as the right to data portability and to request the restriction of, </w:t>
      </w:r>
      <w:r w:rsidRPr="00701AFF">
        <w:rPr>
          <w:sz w:val="20"/>
          <w:szCs w:val="20"/>
          <w:lang w:val="en-US"/>
        </w:rPr>
        <w:t>or</w:t>
      </w:r>
      <w:r w:rsidR="00630C7C">
        <w:rPr>
          <w:sz w:val="20"/>
          <w:szCs w:val="20"/>
          <w:lang w:val="en-US"/>
        </w:rPr>
        <w:t xml:space="preserve"> to</w:t>
      </w:r>
      <w:r w:rsidRPr="00701AFF">
        <w:rPr>
          <w:sz w:val="20"/>
          <w:szCs w:val="20"/>
          <w:lang w:val="en-US"/>
        </w:rPr>
        <w:t xml:space="preserve"> object to</w:t>
      </w:r>
      <w:r w:rsidR="00630C7C">
        <w:rPr>
          <w:sz w:val="20"/>
          <w:szCs w:val="20"/>
          <w:lang w:val="en-US"/>
        </w:rPr>
        <w:t>,</w:t>
      </w:r>
      <w:r w:rsidRPr="00701AFF">
        <w:rPr>
          <w:sz w:val="20"/>
          <w:szCs w:val="20"/>
          <w:lang w:val="en-US"/>
        </w:rPr>
        <w:t xml:space="preserve"> its processing. </w:t>
      </w:r>
    </w:p>
    <w:p w14:paraId="50EC222C" w14:textId="77777777" w:rsidR="00122317" w:rsidRDefault="005540F9" w:rsidP="00701AFF">
      <w:pPr>
        <w:ind w:left="426"/>
        <w:rPr>
          <w:sz w:val="20"/>
          <w:szCs w:val="20"/>
          <w:lang w:val="en-US"/>
        </w:rPr>
      </w:pPr>
      <w:r>
        <w:rPr>
          <w:sz w:val="20"/>
          <w:szCs w:val="20"/>
          <w:lang w:val="en-US"/>
        </w:rPr>
        <w:t xml:space="preserve">In particular, they </w:t>
      </w:r>
      <w:r w:rsidR="00701AFF" w:rsidRPr="00701AFF">
        <w:rPr>
          <w:sz w:val="20"/>
          <w:szCs w:val="20"/>
          <w:lang w:val="en-US"/>
        </w:rPr>
        <w:t xml:space="preserve">have the right to </w:t>
      </w:r>
      <w:r>
        <w:rPr>
          <w:sz w:val="20"/>
          <w:szCs w:val="20"/>
          <w:lang w:val="en-US"/>
        </w:rPr>
        <w:t xml:space="preserve">request the </w:t>
      </w:r>
      <w:r w:rsidR="00701AFF" w:rsidRPr="00701AFF">
        <w:rPr>
          <w:sz w:val="20"/>
          <w:szCs w:val="20"/>
          <w:lang w:val="en-US"/>
        </w:rPr>
        <w:t>rectification of inaccurate data</w:t>
      </w:r>
      <w:r w:rsidR="001732F9">
        <w:rPr>
          <w:sz w:val="20"/>
          <w:szCs w:val="20"/>
          <w:lang w:val="en-US"/>
        </w:rPr>
        <w:t xml:space="preserve"> or to the erasure of data where, among other reasons, it is </w:t>
      </w:r>
      <w:r w:rsidR="00701AFF" w:rsidRPr="00701AFF">
        <w:rPr>
          <w:sz w:val="20"/>
          <w:szCs w:val="20"/>
          <w:lang w:val="en-US"/>
        </w:rPr>
        <w:t>no longer necessary for the purposes for which</w:t>
      </w:r>
      <w:r w:rsidR="00122317">
        <w:rPr>
          <w:sz w:val="20"/>
          <w:szCs w:val="20"/>
          <w:lang w:val="en-US"/>
        </w:rPr>
        <w:t xml:space="preserve"> it was</w:t>
      </w:r>
      <w:r w:rsidR="00701AFF" w:rsidRPr="00701AFF">
        <w:rPr>
          <w:sz w:val="20"/>
          <w:szCs w:val="20"/>
          <w:lang w:val="en-US"/>
        </w:rPr>
        <w:t xml:space="preserve"> collected. </w:t>
      </w:r>
    </w:p>
    <w:p w14:paraId="0C00C0A2" w14:textId="1C046FCC" w:rsidR="00701AFF" w:rsidRPr="00701AFF" w:rsidRDefault="00701AFF" w:rsidP="00701AFF">
      <w:pPr>
        <w:ind w:left="426"/>
        <w:rPr>
          <w:sz w:val="20"/>
          <w:szCs w:val="20"/>
          <w:lang w:val="en-US"/>
        </w:rPr>
      </w:pPr>
      <w:r w:rsidRPr="00701AFF">
        <w:rPr>
          <w:sz w:val="20"/>
          <w:szCs w:val="20"/>
          <w:lang w:val="en-US"/>
        </w:rPr>
        <w:t xml:space="preserve">Under certain circumstances, interested parties may object to the processing of their data. In such cases, Banco Santander, S.A. will </w:t>
      </w:r>
      <w:r w:rsidR="00BE6E7B">
        <w:rPr>
          <w:sz w:val="20"/>
          <w:szCs w:val="20"/>
          <w:lang w:val="en-US"/>
        </w:rPr>
        <w:t xml:space="preserve">cease processing the data unless there are </w:t>
      </w:r>
      <w:r w:rsidRPr="00701AFF">
        <w:rPr>
          <w:sz w:val="20"/>
          <w:szCs w:val="20"/>
          <w:lang w:val="en-US"/>
        </w:rPr>
        <w:t xml:space="preserve">legitimate </w:t>
      </w:r>
      <w:r w:rsidR="009877D2">
        <w:rPr>
          <w:sz w:val="20"/>
          <w:szCs w:val="20"/>
          <w:lang w:val="en-US"/>
        </w:rPr>
        <w:t xml:space="preserve">grounds for doing so of for the establishment, exercise or </w:t>
      </w:r>
      <w:r w:rsidR="009877D2" w:rsidRPr="0005317A">
        <w:rPr>
          <w:sz w:val="20"/>
          <w:szCs w:val="20"/>
          <w:lang w:val="en-GB"/>
          <w:rPrChange w:id="370" w:author="Sebastian Alonso Carlos" w:date="2026-05-14T14:35:00Z" w16du:dateUtc="2026-05-14T12:35:00Z">
            <w:rPr>
              <w:sz w:val="20"/>
              <w:szCs w:val="20"/>
              <w:lang w:val="en-US"/>
            </w:rPr>
          </w:rPrChange>
        </w:rPr>
        <w:t>defence</w:t>
      </w:r>
      <w:r w:rsidR="009877D2">
        <w:rPr>
          <w:sz w:val="20"/>
          <w:szCs w:val="20"/>
          <w:lang w:val="en-US"/>
        </w:rPr>
        <w:t xml:space="preserve"> of legal claims</w:t>
      </w:r>
      <w:r w:rsidRPr="00701AFF">
        <w:rPr>
          <w:sz w:val="20"/>
          <w:szCs w:val="20"/>
          <w:lang w:val="en-US"/>
        </w:rPr>
        <w:t>.</w:t>
      </w:r>
    </w:p>
    <w:p w14:paraId="2CF59178" w14:textId="68FCEE4B" w:rsidR="00701AFF" w:rsidRPr="00701AFF" w:rsidRDefault="00701AFF" w:rsidP="00701AFF">
      <w:pPr>
        <w:ind w:left="426"/>
        <w:rPr>
          <w:sz w:val="20"/>
          <w:szCs w:val="20"/>
          <w:lang w:val="en-US"/>
        </w:rPr>
      </w:pPr>
      <w:r w:rsidRPr="00701AFF">
        <w:rPr>
          <w:sz w:val="20"/>
          <w:szCs w:val="20"/>
          <w:lang w:val="en-US"/>
        </w:rPr>
        <w:t>Data owners may exercise their rights by sending an e-mail to corporate-governance@gruposantander.com</w:t>
      </w:r>
      <w:r w:rsidR="005D7AC0">
        <w:rPr>
          <w:sz w:val="20"/>
          <w:szCs w:val="20"/>
          <w:lang w:val="en-US"/>
        </w:rPr>
        <w:t>.</w:t>
      </w:r>
    </w:p>
    <w:p w14:paraId="4CE81ABE" w14:textId="532F2332" w:rsidR="00701AFF" w:rsidRPr="00701AFF" w:rsidRDefault="00701AFF" w:rsidP="00701AFF">
      <w:pPr>
        <w:ind w:left="426"/>
        <w:rPr>
          <w:sz w:val="20"/>
          <w:szCs w:val="20"/>
          <w:lang w:val="en-US"/>
        </w:rPr>
      </w:pPr>
      <w:r w:rsidRPr="00701AFF">
        <w:rPr>
          <w:sz w:val="20"/>
          <w:szCs w:val="20"/>
          <w:lang w:val="en-US"/>
        </w:rPr>
        <w:t>Data owners</w:t>
      </w:r>
      <w:r w:rsidR="005D7AC0">
        <w:rPr>
          <w:sz w:val="20"/>
          <w:szCs w:val="20"/>
          <w:lang w:val="en-US"/>
        </w:rPr>
        <w:t xml:space="preserve"> also</w:t>
      </w:r>
      <w:r w:rsidRPr="00701AFF">
        <w:rPr>
          <w:sz w:val="20"/>
          <w:szCs w:val="20"/>
          <w:lang w:val="en-US"/>
        </w:rPr>
        <w:t xml:space="preserve"> have the right to </w:t>
      </w:r>
      <w:r w:rsidR="005D7AC0">
        <w:rPr>
          <w:sz w:val="20"/>
          <w:szCs w:val="20"/>
          <w:lang w:val="en-US"/>
        </w:rPr>
        <w:t>file a complaint with the</w:t>
      </w:r>
      <w:r w:rsidRPr="00701AFF">
        <w:rPr>
          <w:sz w:val="20"/>
          <w:szCs w:val="20"/>
          <w:lang w:val="en-US"/>
        </w:rPr>
        <w:t xml:space="preserve"> Agencia Española de </w:t>
      </w:r>
      <w:r w:rsidRPr="0005317A">
        <w:rPr>
          <w:sz w:val="20"/>
          <w:szCs w:val="20"/>
          <w:rPrChange w:id="371" w:author="Sebastian Alonso Carlos" w:date="2026-05-14T14:35:00Z" w16du:dateUtc="2026-05-14T12:35:00Z">
            <w:rPr>
              <w:sz w:val="20"/>
              <w:szCs w:val="20"/>
              <w:lang w:val="en-US"/>
            </w:rPr>
          </w:rPrChange>
        </w:rPr>
        <w:t>Protección</w:t>
      </w:r>
      <w:r w:rsidRPr="00701AFF">
        <w:rPr>
          <w:sz w:val="20"/>
          <w:szCs w:val="20"/>
          <w:lang w:val="en-US"/>
        </w:rPr>
        <w:t xml:space="preserve"> de Datos (Spanish Data Protection Agency) </w:t>
      </w:r>
      <w:r w:rsidR="005D7AC0">
        <w:rPr>
          <w:sz w:val="20"/>
          <w:szCs w:val="20"/>
          <w:lang w:val="en-US"/>
        </w:rPr>
        <w:t xml:space="preserve">located </w:t>
      </w:r>
      <w:r w:rsidRPr="00701AFF">
        <w:rPr>
          <w:sz w:val="20"/>
          <w:szCs w:val="20"/>
          <w:lang w:val="en-US"/>
        </w:rPr>
        <w:t>at Calle Jorge Juan 6, 28001 Madrid.</w:t>
      </w:r>
    </w:p>
    <w:p w14:paraId="7F56CADA" w14:textId="77777777" w:rsidR="00701AFF" w:rsidRPr="00701AFF" w:rsidRDefault="00701AFF" w:rsidP="00701AFF">
      <w:pPr>
        <w:ind w:left="426"/>
        <w:rPr>
          <w:i/>
          <w:iCs/>
          <w:sz w:val="20"/>
          <w:szCs w:val="20"/>
          <w:lang w:val="en-US"/>
        </w:rPr>
      </w:pPr>
      <w:r w:rsidRPr="00701AFF">
        <w:rPr>
          <w:i/>
          <w:iCs/>
          <w:sz w:val="20"/>
          <w:szCs w:val="20"/>
          <w:lang w:val="en-US"/>
        </w:rPr>
        <w:t>By signing this document, I declare that I have read and accepted the "Personal Data Protection Policy".</w:t>
      </w:r>
    </w:p>
    <w:p w14:paraId="54721419" w14:textId="77777777" w:rsidR="005510CA" w:rsidRPr="00701AFF" w:rsidRDefault="005510CA" w:rsidP="00BB5E65">
      <w:pPr>
        <w:jc w:val="center"/>
        <w:rPr>
          <w:b/>
          <w:bCs/>
          <w:sz w:val="32"/>
          <w:szCs w:val="32"/>
          <w:lang w:val="en-US"/>
        </w:rPr>
      </w:pPr>
    </w:p>
    <w:p w14:paraId="72302794" w14:textId="02A0C775" w:rsidR="008C7773" w:rsidRDefault="008C7773" w:rsidP="00BB5E65">
      <w:pPr>
        <w:jc w:val="center"/>
        <w:rPr>
          <w:b/>
          <w:bCs/>
          <w:sz w:val="32"/>
          <w:szCs w:val="32"/>
        </w:rPr>
      </w:pPr>
      <w:r w:rsidRPr="008C7773">
        <w:rPr>
          <w:b/>
          <w:bCs/>
          <w:noProof/>
          <w:sz w:val="32"/>
          <w:szCs w:val="32"/>
        </w:rPr>
        <w:drawing>
          <wp:inline distT="0" distB="0" distL="0" distR="0" wp14:anchorId="6D108DB9" wp14:editId="253A8096">
            <wp:extent cx="4739508" cy="1867546"/>
            <wp:effectExtent l="0" t="0" r="4445" b="0"/>
            <wp:docPr id="1781979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79516" name=""/>
                    <pic:cNvPicPr/>
                  </pic:nvPicPr>
                  <pic:blipFill>
                    <a:blip r:embed="rId35"/>
                    <a:stretch>
                      <a:fillRect/>
                    </a:stretch>
                  </pic:blipFill>
                  <pic:spPr>
                    <a:xfrm>
                      <a:off x="0" y="0"/>
                      <a:ext cx="4852122" cy="1911920"/>
                    </a:xfrm>
                    <a:prstGeom prst="rect">
                      <a:avLst/>
                    </a:prstGeom>
                  </pic:spPr>
                </pic:pic>
              </a:graphicData>
            </a:graphic>
          </wp:inline>
        </w:drawing>
      </w:r>
    </w:p>
    <w:p w14:paraId="1A6AE4B8" w14:textId="77777777" w:rsidR="00A90195" w:rsidRDefault="00A90195" w:rsidP="003122EA">
      <w:pPr>
        <w:jc w:val="center"/>
        <w:rPr>
          <w:b/>
          <w:bCs/>
          <w:sz w:val="32"/>
          <w:szCs w:val="32"/>
        </w:rPr>
      </w:pPr>
    </w:p>
    <w:p w14:paraId="01CB3A67" w14:textId="470EB60D" w:rsidR="003122EA" w:rsidRPr="00297A4F" w:rsidRDefault="003122EA" w:rsidP="003122EA">
      <w:pPr>
        <w:jc w:val="center"/>
        <w:rPr>
          <w:b/>
          <w:bCs/>
          <w:sz w:val="20"/>
          <w:szCs w:val="20"/>
        </w:rPr>
      </w:pPr>
      <w:r w:rsidRPr="00297A4F">
        <w:rPr>
          <w:b/>
          <w:bCs/>
          <w:sz w:val="20"/>
          <w:szCs w:val="20"/>
        </w:rPr>
        <w:t>Textos de correos</w:t>
      </w:r>
    </w:p>
    <w:p w14:paraId="6C8C3E08" w14:textId="77777777" w:rsidR="003122EA" w:rsidRPr="00297A4F" w:rsidRDefault="003122EA" w:rsidP="003122EA">
      <w:pPr>
        <w:pStyle w:val="Prrafodelista"/>
        <w:numPr>
          <w:ilvl w:val="0"/>
          <w:numId w:val="1"/>
        </w:numPr>
        <w:jc w:val="both"/>
        <w:rPr>
          <w:b/>
          <w:bCs/>
          <w:sz w:val="20"/>
          <w:szCs w:val="20"/>
        </w:rPr>
      </w:pPr>
      <w:r w:rsidRPr="00297A4F">
        <w:rPr>
          <w:b/>
          <w:bCs/>
          <w:sz w:val="20"/>
          <w:szCs w:val="20"/>
        </w:rPr>
        <w:t>Inicio de campaña</w:t>
      </w:r>
    </w:p>
    <w:p w14:paraId="5B34B716" w14:textId="6FDB1376" w:rsidR="003122EA" w:rsidRPr="00297A4F" w:rsidRDefault="003122EA" w:rsidP="00405EEC">
      <w:pPr>
        <w:ind w:left="567"/>
        <w:rPr>
          <w:sz w:val="20"/>
          <w:szCs w:val="20"/>
          <w:lang w:val="en-GB"/>
        </w:rPr>
      </w:pPr>
      <w:r w:rsidRPr="00297A4F">
        <w:rPr>
          <w:sz w:val="20"/>
          <w:szCs w:val="20"/>
          <w:lang w:val="en-GB"/>
        </w:rPr>
        <w:t xml:space="preserve">Dear </w:t>
      </w:r>
      <w:r w:rsidRPr="00297A4F">
        <w:rPr>
          <w:sz w:val="20"/>
          <w:szCs w:val="20"/>
          <w:lang w:val="en-US"/>
        </w:rPr>
        <w:t>board member</w:t>
      </w:r>
      <w:r w:rsidRPr="00297A4F">
        <w:rPr>
          <w:sz w:val="20"/>
          <w:szCs w:val="20"/>
          <w:lang w:val="en-GB"/>
        </w:rPr>
        <w:t xml:space="preserve">, </w:t>
      </w:r>
      <w:r w:rsidRPr="00297A4F">
        <w:rPr>
          <w:sz w:val="20"/>
          <w:szCs w:val="20"/>
          <w:lang w:val="en-GB"/>
        </w:rPr>
        <w:br/>
      </w:r>
      <w:r w:rsidRPr="00297A4F">
        <w:rPr>
          <w:sz w:val="20"/>
          <w:szCs w:val="20"/>
          <w:lang w:val="en-GB"/>
        </w:rPr>
        <w:br/>
        <w:t>As</w:t>
      </w:r>
      <w:r w:rsidR="00381B89">
        <w:rPr>
          <w:sz w:val="20"/>
          <w:szCs w:val="20"/>
          <w:lang w:val="en-GB"/>
        </w:rPr>
        <w:t xml:space="preserve"> </w:t>
      </w:r>
      <w:r w:rsidR="00DC06A7" w:rsidRPr="00297A4F">
        <w:rPr>
          <w:sz w:val="20"/>
          <w:szCs w:val="20"/>
          <w:lang w:val="en-GB"/>
        </w:rPr>
        <w:t xml:space="preserve">part of our semi-annual process, </w:t>
      </w:r>
      <w:r w:rsidRPr="00297A4F">
        <w:rPr>
          <w:sz w:val="20"/>
          <w:szCs w:val="20"/>
          <w:lang w:val="en-GB"/>
        </w:rPr>
        <w:t xml:space="preserve">Banco Santander </w:t>
      </w:r>
      <w:r w:rsidR="00DC06A7" w:rsidRPr="00297A4F">
        <w:rPr>
          <w:sz w:val="20"/>
          <w:szCs w:val="20"/>
          <w:lang w:val="en-GB"/>
        </w:rPr>
        <w:t xml:space="preserve">is required to </w:t>
      </w:r>
      <w:r w:rsidRPr="00297A4F">
        <w:rPr>
          <w:sz w:val="20"/>
          <w:szCs w:val="20"/>
          <w:lang w:val="en-GB"/>
        </w:rPr>
        <w:t xml:space="preserve">update </w:t>
      </w:r>
      <w:r w:rsidR="001D10CA" w:rsidRPr="00297A4F">
        <w:rPr>
          <w:sz w:val="20"/>
          <w:szCs w:val="20"/>
          <w:lang w:val="en-GB"/>
        </w:rPr>
        <w:t xml:space="preserve">information relating to </w:t>
      </w:r>
      <w:r w:rsidRPr="00297A4F">
        <w:rPr>
          <w:sz w:val="20"/>
          <w:szCs w:val="20"/>
          <w:lang w:val="en-GB"/>
        </w:rPr>
        <w:t>directors' related-parties.</w:t>
      </w:r>
      <w:r w:rsidRPr="00297A4F">
        <w:rPr>
          <w:sz w:val="20"/>
          <w:szCs w:val="20"/>
          <w:lang w:val="en-GB"/>
        </w:rPr>
        <w:br/>
      </w:r>
      <w:r w:rsidRPr="00297A4F">
        <w:rPr>
          <w:sz w:val="20"/>
          <w:szCs w:val="20"/>
          <w:lang w:val="en-GB"/>
        </w:rPr>
        <w:br/>
        <w:t xml:space="preserve">For this purpose, we kindly ask you to access the online application via the following </w:t>
      </w:r>
      <w:hyperlink r:id="rId36" w:history="1">
        <w:r w:rsidRPr="00297A4F">
          <w:rPr>
            <w:rStyle w:val="Hipervnculo"/>
            <w:sz w:val="20"/>
            <w:szCs w:val="20"/>
            <w:lang w:val="en-GB"/>
          </w:rPr>
          <w:t xml:space="preserve">link </w:t>
        </w:r>
      </w:hyperlink>
      <w:r w:rsidRPr="00297A4F">
        <w:rPr>
          <w:sz w:val="20"/>
          <w:szCs w:val="20"/>
          <w:lang w:val="en-GB"/>
        </w:rPr>
        <w:t>and review and update</w:t>
      </w:r>
      <w:r w:rsidR="00C16BA1" w:rsidRPr="00297A4F">
        <w:rPr>
          <w:sz w:val="20"/>
          <w:szCs w:val="20"/>
          <w:lang w:val="en-GB"/>
        </w:rPr>
        <w:t>,</w:t>
      </w:r>
      <w:r w:rsidRPr="00297A4F">
        <w:rPr>
          <w:sz w:val="20"/>
          <w:szCs w:val="20"/>
          <w:lang w:val="en-GB"/>
        </w:rPr>
        <w:t xml:space="preserve"> where necessary</w:t>
      </w:r>
      <w:r w:rsidR="00C16BA1" w:rsidRPr="00297A4F">
        <w:rPr>
          <w:sz w:val="20"/>
          <w:szCs w:val="20"/>
          <w:lang w:val="en-GB"/>
        </w:rPr>
        <w:t>,</w:t>
      </w:r>
      <w:r w:rsidRPr="00297A4F">
        <w:rPr>
          <w:sz w:val="20"/>
          <w:szCs w:val="20"/>
          <w:lang w:val="en-GB"/>
        </w:rPr>
        <w:t xml:space="preserve"> the information previously reported (please </w:t>
      </w:r>
      <w:r w:rsidR="00AB5D0D" w:rsidRPr="00297A4F">
        <w:rPr>
          <w:sz w:val="20"/>
          <w:szCs w:val="20"/>
          <w:lang w:val="en-GB"/>
        </w:rPr>
        <w:t>refer to</w:t>
      </w:r>
      <w:r w:rsidRPr="00297A4F">
        <w:rPr>
          <w:sz w:val="20"/>
          <w:szCs w:val="20"/>
          <w:lang w:val="en-GB"/>
        </w:rPr>
        <w:t xml:space="preserve"> </w:t>
      </w:r>
      <w:r w:rsidR="00AB5D0D" w:rsidRPr="00297A4F">
        <w:rPr>
          <w:sz w:val="20"/>
          <w:szCs w:val="20"/>
          <w:lang w:val="en-GB"/>
        </w:rPr>
        <w:t xml:space="preserve">the </w:t>
      </w:r>
      <w:r w:rsidRPr="00297A4F">
        <w:rPr>
          <w:sz w:val="20"/>
          <w:szCs w:val="20"/>
          <w:lang w:val="en-GB"/>
        </w:rPr>
        <w:t xml:space="preserve">attached PDF). Once completed, the questionnaire must be signed and submitted through the application </w:t>
      </w:r>
      <w:r w:rsidRPr="00297A4F">
        <w:rPr>
          <w:sz w:val="20"/>
          <w:szCs w:val="20"/>
          <w:u w:val="single"/>
          <w:lang w:val="en-GB"/>
        </w:rPr>
        <w:t xml:space="preserve">no later than </w:t>
      </w:r>
      <w:proofErr w:type="spellStart"/>
      <w:r w:rsidR="00AB5D0D" w:rsidRPr="00297A4F">
        <w:rPr>
          <w:sz w:val="20"/>
          <w:szCs w:val="20"/>
          <w:highlight w:val="yellow"/>
          <w:u w:val="single"/>
          <w:lang w:val="en-GB"/>
        </w:rPr>
        <w:t>XXday</w:t>
      </w:r>
      <w:proofErr w:type="spellEnd"/>
      <w:r w:rsidRPr="00297A4F">
        <w:rPr>
          <w:sz w:val="20"/>
          <w:szCs w:val="20"/>
          <w:highlight w:val="yellow"/>
          <w:u w:val="single"/>
          <w:lang w:val="en-GB"/>
        </w:rPr>
        <w:t xml:space="preserve">, </w:t>
      </w:r>
      <w:r w:rsidR="00AB5D0D" w:rsidRPr="00297A4F">
        <w:rPr>
          <w:sz w:val="20"/>
          <w:szCs w:val="20"/>
          <w:highlight w:val="yellow"/>
          <w:u w:val="single"/>
          <w:lang w:val="en-GB"/>
        </w:rPr>
        <w:t xml:space="preserve">XX </w:t>
      </w:r>
      <w:proofErr w:type="gramStart"/>
      <w:r w:rsidRPr="00297A4F">
        <w:rPr>
          <w:sz w:val="20"/>
          <w:szCs w:val="20"/>
          <w:highlight w:val="yellow"/>
          <w:u w:val="single"/>
          <w:lang w:val="en-GB"/>
        </w:rPr>
        <w:t>June,</w:t>
      </w:r>
      <w:proofErr w:type="gramEnd"/>
      <w:r w:rsidRPr="00297A4F">
        <w:rPr>
          <w:sz w:val="20"/>
          <w:szCs w:val="20"/>
          <w:highlight w:val="yellow"/>
          <w:u w:val="single"/>
          <w:lang w:val="en-GB"/>
        </w:rPr>
        <w:t xml:space="preserve"> 2026</w:t>
      </w:r>
      <w:r w:rsidRPr="00297A4F">
        <w:rPr>
          <w:sz w:val="20"/>
          <w:szCs w:val="20"/>
          <w:lang w:val="en-GB"/>
        </w:rPr>
        <w:t xml:space="preserve">. </w:t>
      </w:r>
      <w:r w:rsidR="00AB5D0D" w:rsidRPr="00297A4F">
        <w:rPr>
          <w:sz w:val="20"/>
          <w:szCs w:val="20"/>
          <w:lang w:val="en-GB"/>
        </w:rPr>
        <w:t>Please find b</w:t>
      </w:r>
      <w:r w:rsidRPr="00297A4F">
        <w:rPr>
          <w:sz w:val="20"/>
          <w:szCs w:val="20"/>
          <w:lang w:val="en-GB"/>
        </w:rPr>
        <w:t xml:space="preserve">elow a set of practical </w:t>
      </w:r>
      <w:r w:rsidR="00AB5D0D" w:rsidRPr="00297A4F">
        <w:rPr>
          <w:sz w:val="20"/>
          <w:szCs w:val="20"/>
          <w:lang w:val="en-GB"/>
        </w:rPr>
        <w:t xml:space="preserve">guidelines </w:t>
      </w:r>
      <w:r w:rsidRPr="00297A4F">
        <w:rPr>
          <w:sz w:val="20"/>
          <w:szCs w:val="20"/>
          <w:lang w:val="en-GB"/>
        </w:rPr>
        <w:t>to assist you with this process.</w:t>
      </w:r>
      <w:r w:rsidRPr="00297A4F">
        <w:rPr>
          <w:sz w:val="20"/>
          <w:szCs w:val="20"/>
          <w:lang w:val="en-GB"/>
        </w:rPr>
        <w:br/>
      </w:r>
      <w:r w:rsidRPr="00297A4F">
        <w:rPr>
          <w:sz w:val="20"/>
          <w:szCs w:val="20"/>
          <w:lang w:val="en-GB"/>
        </w:rPr>
        <w:br/>
        <w:t xml:space="preserve">Updating related-party information enables Banco Santander to comply with its corporate governance framework and </w:t>
      </w:r>
      <w:r w:rsidR="00A14884" w:rsidRPr="00297A4F">
        <w:rPr>
          <w:sz w:val="20"/>
          <w:szCs w:val="20"/>
          <w:lang w:val="en-GB"/>
        </w:rPr>
        <w:t xml:space="preserve">applicable </w:t>
      </w:r>
      <w:r w:rsidRPr="00297A4F">
        <w:rPr>
          <w:sz w:val="20"/>
          <w:szCs w:val="20"/>
          <w:lang w:val="en-GB"/>
        </w:rPr>
        <w:t xml:space="preserve">market abuse regulations, as well as to prevent </w:t>
      </w:r>
      <w:r w:rsidR="00A14884" w:rsidRPr="00297A4F">
        <w:rPr>
          <w:sz w:val="20"/>
          <w:szCs w:val="20"/>
          <w:lang w:val="en-GB"/>
        </w:rPr>
        <w:t>and</w:t>
      </w:r>
      <w:r w:rsidRPr="00297A4F">
        <w:rPr>
          <w:sz w:val="20"/>
          <w:szCs w:val="20"/>
          <w:lang w:val="en-GB"/>
        </w:rPr>
        <w:t xml:space="preserve"> manage potential conflicts of interest. This information also supports the preparation of the related-party transactions note to </w:t>
      </w:r>
      <w:r w:rsidR="003530A4" w:rsidRPr="00297A4F">
        <w:rPr>
          <w:sz w:val="20"/>
          <w:szCs w:val="20"/>
          <w:lang w:val="en-GB"/>
        </w:rPr>
        <w:t>the</w:t>
      </w:r>
      <w:r w:rsidRPr="00297A4F">
        <w:rPr>
          <w:sz w:val="20"/>
          <w:szCs w:val="20"/>
          <w:lang w:val="en-GB"/>
        </w:rPr>
        <w:t xml:space="preserve"> annual accounts, periodic public financial </w:t>
      </w:r>
      <w:r w:rsidR="003530A4" w:rsidRPr="00297A4F">
        <w:rPr>
          <w:sz w:val="20"/>
          <w:szCs w:val="20"/>
          <w:lang w:val="en-GB"/>
        </w:rPr>
        <w:t xml:space="preserve">disclosures </w:t>
      </w:r>
      <w:r w:rsidRPr="00297A4F">
        <w:rPr>
          <w:sz w:val="20"/>
          <w:szCs w:val="20"/>
          <w:lang w:val="en-GB"/>
        </w:rPr>
        <w:t xml:space="preserve">and </w:t>
      </w:r>
      <w:r w:rsidR="003530A4" w:rsidRPr="00297A4F">
        <w:rPr>
          <w:sz w:val="20"/>
          <w:szCs w:val="20"/>
          <w:lang w:val="en-GB"/>
        </w:rPr>
        <w:t>the</w:t>
      </w:r>
      <w:r w:rsidRPr="00297A4F">
        <w:rPr>
          <w:sz w:val="20"/>
          <w:szCs w:val="20"/>
          <w:lang w:val="en-GB"/>
        </w:rPr>
        <w:t xml:space="preserve"> biannual report to Banco de España on outstanding financing transactions.</w:t>
      </w:r>
      <w:r w:rsidRPr="00297A4F">
        <w:rPr>
          <w:sz w:val="20"/>
          <w:szCs w:val="20"/>
          <w:lang w:val="en-GB"/>
        </w:rPr>
        <w:br/>
      </w:r>
      <w:r w:rsidRPr="00297A4F">
        <w:rPr>
          <w:sz w:val="20"/>
          <w:szCs w:val="20"/>
          <w:lang w:val="en-GB"/>
        </w:rPr>
        <w:br/>
      </w:r>
      <w:r w:rsidR="002C02A0" w:rsidRPr="00297A4F">
        <w:rPr>
          <w:sz w:val="20"/>
          <w:szCs w:val="20"/>
          <w:lang w:val="en-GB"/>
        </w:rPr>
        <w:t>Should you have any questions, please d</w:t>
      </w:r>
      <w:r w:rsidRPr="00297A4F">
        <w:rPr>
          <w:sz w:val="20"/>
          <w:szCs w:val="20"/>
          <w:lang w:val="en-GB"/>
        </w:rPr>
        <w:t xml:space="preserve">o not hesitate to contact us at </w:t>
      </w:r>
      <w:hyperlink r:id="rId37" w:history="1">
        <w:r w:rsidRPr="00297A4F">
          <w:rPr>
            <w:rStyle w:val="Hipervnculo"/>
            <w:sz w:val="20"/>
            <w:szCs w:val="20"/>
            <w:lang w:val="en-GB"/>
          </w:rPr>
          <w:t>corporate-governance@gruposantander.com</w:t>
        </w:r>
      </w:hyperlink>
      <w:r w:rsidRPr="00297A4F">
        <w:rPr>
          <w:sz w:val="20"/>
          <w:szCs w:val="20"/>
          <w:lang w:val="en-GB"/>
        </w:rPr>
        <w:t>. For technical support</w:t>
      </w:r>
      <w:r w:rsidR="00DC06A7" w:rsidRPr="00297A4F">
        <w:rPr>
          <w:sz w:val="20"/>
          <w:szCs w:val="20"/>
          <w:lang w:val="en-GB"/>
        </w:rPr>
        <w:t>, you may</w:t>
      </w:r>
      <w:r w:rsidRPr="00297A4F">
        <w:rPr>
          <w:sz w:val="20"/>
          <w:szCs w:val="20"/>
          <w:lang w:val="en-GB"/>
        </w:rPr>
        <w:t xml:space="preserve"> contact us by phone at +34 9128 97000 or by email at </w:t>
      </w:r>
      <w:hyperlink r:id="rId38" w:history="1">
        <w:r w:rsidRPr="00297A4F">
          <w:rPr>
            <w:rStyle w:val="Hipervnculo"/>
            <w:sz w:val="20"/>
            <w:szCs w:val="20"/>
            <w:lang w:val="en-GB"/>
          </w:rPr>
          <w:t>itsoportevip@gruposantander.com</w:t>
        </w:r>
      </w:hyperlink>
      <w:r w:rsidRPr="00297A4F">
        <w:rPr>
          <w:sz w:val="20"/>
          <w:szCs w:val="20"/>
          <w:lang w:val="en-GB"/>
        </w:rPr>
        <w:t>.</w:t>
      </w:r>
      <w:r w:rsidRPr="00297A4F">
        <w:rPr>
          <w:sz w:val="20"/>
          <w:szCs w:val="20"/>
          <w:lang w:val="en-GB"/>
        </w:rPr>
        <w:br/>
      </w:r>
      <w:r w:rsidRPr="00297A4F">
        <w:rPr>
          <w:sz w:val="20"/>
          <w:szCs w:val="20"/>
          <w:lang w:val="en-GB"/>
        </w:rPr>
        <w:br/>
        <w:t>Thank you for your cooperation.</w:t>
      </w:r>
      <w:r w:rsidRPr="00297A4F">
        <w:rPr>
          <w:sz w:val="20"/>
          <w:szCs w:val="20"/>
          <w:lang w:val="en-GB"/>
        </w:rPr>
        <w:br/>
      </w:r>
      <w:r w:rsidRPr="00297A4F">
        <w:rPr>
          <w:sz w:val="20"/>
          <w:szCs w:val="20"/>
          <w:lang w:val="en-GB"/>
        </w:rPr>
        <w:br/>
        <w:t>Legal Corporate Governance team</w:t>
      </w:r>
      <w:r w:rsidRPr="00297A4F">
        <w:rPr>
          <w:sz w:val="20"/>
          <w:szCs w:val="20"/>
          <w:lang w:val="en-GB"/>
        </w:rPr>
        <w:br/>
      </w:r>
      <w:r w:rsidRPr="00297A4F">
        <w:rPr>
          <w:sz w:val="20"/>
          <w:szCs w:val="20"/>
          <w:lang w:val="en-GB"/>
        </w:rPr>
        <w:br/>
      </w:r>
      <w:r w:rsidRPr="00297A4F">
        <w:rPr>
          <w:i/>
          <w:iCs/>
          <w:sz w:val="20"/>
          <w:szCs w:val="20"/>
          <w:u w:val="single"/>
          <w:lang w:val="en-GB"/>
        </w:rPr>
        <w:t>Questionnaire instructions:</w:t>
      </w:r>
      <w:r w:rsidRPr="00297A4F">
        <w:rPr>
          <w:sz w:val="20"/>
          <w:szCs w:val="20"/>
          <w:lang w:val="en-GB"/>
        </w:rPr>
        <w:br/>
      </w:r>
      <w:r w:rsidRPr="00297A4F">
        <w:rPr>
          <w:sz w:val="20"/>
          <w:szCs w:val="20"/>
          <w:lang w:val="en-GB"/>
        </w:rPr>
        <w:br/>
      </w:r>
      <w:r w:rsidRPr="00297A4F">
        <w:rPr>
          <w:i/>
          <w:iCs/>
          <w:sz w:val="20"/>
          <w:szCs w:val="20"/>
          <w:lang w:val="en-GB"/>
        </w:rPr>
        <w:t xml:space="preserve">-          The information required for each section will </w:t>
      </w:r>
      <w:r w:rsidR="009A597B" w:rsidRPr="00297A4F">
        <w:rPr>
          <w:i/>
          <w:iCs/>
          <w:sz w:val="20"/>
          <w:szCs w:val="20"/>
          <w:lang w:val="en-GB"/>
        </w:rPr>
        <w:t xml:space="preserve">be displayed </w:t>
      </w:r>
      <w:r w:rsidRPr="00297A4F">
        <w:rPr>
          <w:i/>
          <w:iCs/>
          <w:sz w:val="20"/>
          <w:szCs w:val="20"/>
          <w:lang w:val="en-GB"/>
        </w:rPr>
        <w:t xml:space="preserve">in a window on the screen. </w:t>
      </w:r>
      <w:r w:rsidR="001A2250" w:rsidRPr="003409A0">
        <w:rPr>
          <w:i/>
          <w:iCs/>
          <w:sz w:val="20"/>
          <w:szCs w:val="20"/>
          <w:highlight w:val="red"/>
          <w:lang w:val="en-US"/>
        </w:rPr>
        <w:t>It can also be accessed via the information icons located at the top left of the screen.</w:t>
      </w:r>
      <w:r w:rsidR="00D408C3" w:rsidRPr="003409A0">
        <w:rPr>
          <w:i/>
          <w:iCs/>
          <w:sz w:val="20"/>
          <w:szCs w:val="20"/>
          <w:highlight w:val="red"/>
          <w:lang w:val="en-US"/>
        </w:rPr>
        <w:t xml:space="preserve"> Esto no lo </w:t>
      </w:r>
      <w:proofErr w:type="spellStart"/>
      <w:r w:rsidR="00D408C3" w:rsidRPr="003409A0">
        <w:rPr>
          <w:i/>
          <w:iCs/>
          <w:sz w:val="20"/>
          <w:szCs w:val="20"/>
          <w:highlight w:val="red"/>
          <w:lang w:val="en-US"/>
        </w:rPr>
        <w:t>veo</w:t>
      </w:r>
      <w:proofErr w:type="spellEnd"/>
      <w:r w:rsidR="00D408C3" w:rsidRPr="003409A0">
        <w:rPr>
          <w:i/>
          <w:iCs/>
          <w:sz w:val="20"/>
          <w:szCs w:val="20"/>
          <w:highlight w:val="red"/>
          <w:lang w:val="en-US"/>
        </w:rPr>
        <w:t xml:space="preserve"> </w:t>
      </w:r>
      <w:proofErr w:type="spellStart"/>
      <w:r w:rsidR="00D408C3" w:rsidRPr="003409A0">
        <w:rPr>
          <w:i/>
          <w:iCs/>
          <w:sz w:val="20"/>
          <w:szCs w:val="20"/>
          <w:highlight w:val="red"/>
          <w:lang w:val="en-US"/>
        </w:rPr>
        <w:t>en</w:t>
      </w:r>
      <w:proofErr w:type="spellEnd"/>
      <w:r w:rsidR="00D408C3" w:rsidRPr="003409A0">
        <w:rPr>
          <w:i/>
          <w:iCs/>
          <w:sz w:val="20"/>
          <w:szCs w:val="20"/>
          <w:highlight w:val="red"/>
          <w:lang w:val="en-US"/>
        </w:rPr>
        <w:t xml:space="preserve"> la </w:t>
      </w:r>
      <w:proofErr w:type="spellStart"/>
      <w:r w:rsidR="00D408C3" w:rsidRPr="003409A0">
        <w:rPr>
          <w:i/>
          <w:iCs/>
          <w:sz w:val="20"/>
          <w:szCs w:val="20"/>
          <w:highlight w:val="red"/>
          <w:lang w:val="en-US"/>
        </w:rPr>
        <w:t>herramienta</w:t>
      </w:r>
      <w:proofErr w:type="spellEnd"/>
      <w:r w:rsidR="00D408C3" w:rsidRPr="003409A0">
        <w:rPr>
          <w:i/>
          <w:iCs/>
          <w:sz w:val="20"/>
          <w:szCs w:val="20"/>
          <w:highlight w:val="red"/>
          <w:lang w:val="en-US"/>
        </w:rPr>
        <w:t xml:space="preserve">, lo </w:t>
      </w:r>
      <w:proofErr w:type="spellStart"/>
      <w:r w:rsidR="00D408C3" w:rsidRPr="003409A0">
        <w:rPr>
          <w:i/>
          <w:iCs/>
          <w:sz w:val="20"/>
          <w:szCs w:val="20"/>
          <w:highlight w:val="red"/>
          <w:lang w:val="en-US"/>
        </w:rPr>
        <w:t>debieron</w:t>
      </w:r>
      <w:proofErr w:type="spellEnd"/>
      <w:r w:rsidR="00D408C3" w:rsidRPr="003409A0">
        <w:rPr>
          <w:i/>
          <w:iCs/>
          <w:sz w:val="20"/>
          <w:szCs w:val="20"/>
          <w:highlight w:val="red"/>
          <w:lang w:val="en-US"/>
        </w:rPr>
        <w:t xml:space="preserve"> </w:t>
      </w:r>
      <w:proofErr w:type="spellStart"/>
      <w:r w:rsidR="00D408C3" w:rsidRPr="003409A0">
        <w:rPr>
          <w:i/>
          <w:iCs/>
          <w:sz w:val="20"/>
          <w:szCs w:val="20"/>
          <w:highlight w:val="red"/>
          <w:lang w:val="en-US"/>
        </w:rPr>
        <w:t>eliminar</w:t>
      </w:r>
      <w:proofErr w:type="spellEnd"/>
      <w:r w:rsidR="00D408C3" w:rsidRPr="003409A0">
        <w:rPr>
          <w:i/>
          <w:iCs/>
          <w:sz w:val="20"/>
          <w:szCs w:val="20"/>
          <w:highlight w:val="red"/>
          <w:lang w:val="en-US"/>
        </w:rPr>
        <w:t xml:space="preserve"> </w:t>
      </w:r>
      <w:proofErr w:type="spellStart"/>
      <w:r w:rsidR="00D408C3" w:rsidRPr="003409A0">
        <w:rPr>
          <w:i/>
          <w:iCs/>
          <w:sz w:val="20"/>
          <w:szCs w:val="20"/>
          <w:highlight w:val="red"/>
          <w:lang w:val="en-US"/>
        </w:rPr>
        <w:t>cuando</w:t>
      </w:r>
      <w:proofErr w:type="spellEnd"/>
      <w:r w:rsidR="00D408C3" w:rsidRPr="003409A0">
        <w:rPr>
          <w:i/>
          <w:iCs/>
          <w:sz w:val="20"/>
          <w:szCs w:val="20"/>
          <w:highlight w:val="red"/>
          <w:lang w:val="en-US"/>
        </w:rPr>
        <w:t xml:space="preserve"> </w:t>
      </w:r>
      <w:proofErr w:type="spellStart"/>
      <w:r w:rsidR="00D408C3" w:rsidRPr="003409A0">
        <w:rPr>
          <w:i/>
          <w:iCs/>
          <w:sz w:val="20"/>
          <w:szCs w:val="20"/>
          <w:highlight w:val="red"/>
          <w:lang w:val="en-US"/>
        </w:rPr>
        <w:t>cambiaron</w:t>
      </w:r>
      <w:proofErr w:type="spellEnd"/>
      <w:r w:rsidR="00D408C3" w:rsidRPr="003409A0">
        <w:rPr>
          <w:i/>
          <w:iCs/>
          <w:sz w:val="20"/>
          <w:szCs w:val="20"/>
          <w:highlight w:val="red"/>
          <w:lang w:val="en-US"/>
        </w:rPr>
        <w:t xml:space="preserve"> la Plataforma, Habra </w:t>
      </w:r>
      <w:proofErr w:type="spellStart"/>
      <w:r w:rsidR="00D408C3" w:rsidRPr="003409A0">
        <w:rPr>
          <w:i/>
          <w:iCs/>
          <w:sz w:val="20"/>
          <w:szCs w:val="20"/>
          <w:highlight w:val="red"/>
          <w:lang w:val="en-US"/>
        </w:rPr>
        <w:t>que</w:t>
      </w:r>
      <w:proofErr w:type="spellEnd"/>
      <w:r w:rsidR="00D408C3" w:rsidRPr="003409A0">
        <w:rPr>
          <w:i/>
          <w:iCs/>
          <w:sz w:val="20"/>
          <w:szCs w:val="20"/>
          <w:highlight w:val="red"/>
          <w:lang w:val="en-US"/>
        </w:rPr>
        <w:t xml:space="preserve"> </w:t>
      </w:r>
      <w:proofErr w:type="spellStart"/>
      <w:r w:rsidR="00D408C3" w:rsidRPr="003409A0">
        <w:rPr>
          <w:i/>
          <w:iCs/>
          <w:sz w:val="20"/>
          <w:szCs w:val="20"/>
          <w:highlight w:val="red"/>
          <w:lang w:val="en-US"/>
        </w:rPr>
        <w:t>confirmarlo</w:t>
      </w:r>
      <w:proofErr w:type="spellEnd"/>
      <w:r w:rsidR="00D408C3" w:rsidRPr="003409A0">
        <w:rPr>
          <w:i/>
          <w:iCs/>
          <w:sz w:val="20"/>
          <w:szCs w:val="20"/>
          <w:highlight w:val="red"/>
          <w:lang w:val="en-US"/>
        </w:rPr>
        <w:t xml:space="preserve"> con Mozos.</w:t>
      </w:r>
      <w:r w:rsidRPr="00297A4F">
        <w:rPr>
          <w:i/>
          <w:iCs/>
          <w:sz w:val="20"/>
          <w:szCs w:val="20"/>
          <w:lang w:val="en-GB"/>
        </w:rPr>
        <w:br/>
        <w:t>-          Please review all information, confirm that it is complete and up to date, or make changes where appropriate.</w:t>
      </w:r>
      <w:r w:rsidRPr="00297A4F">
        <w:rPr>
          <w:i/>
          <w:iCs/>
          <w:sz w:val="20"/>
          <w:szCs w:val="20"/>
          <w:lang w:val="en-GB"/>
        </w:rPr>
        <w:br/>
        <w:t xml:space="preserve">-          To edit </w:t>
      </w:r>
      <w:r w:rsidR="001A2250" w:rsidRPr="00297A4F">
        <w:rPr>
          <w:i/>
          <w:iCs/>
          <w:sz w:val="20"/>
          <w:szCs w:val="20"/>
          <w:lang w:val="en-GB"/>
        </w:rPr>
        <w:t xml:space="preserve">previously provided </w:t>
      </w:r>
      <w:r w:rsidRPr="00297A4F">
        <w:rPr>
          <w:i/>
          <w:iCs/>
          <w:sz w:val="20"/>
          <w:szCs w:val="20"/>
          <w:lang w:val="en-GB"/>
        </w:rPr>
        <w:t xml:space="preserve">details, </w:t>
      </w:r>
      <w:r w:rsidR="00E16A87" w:rsidRPr="00297A4F">
        <w:rPr>
          <w:i/>
          <w:iCs/>
          <w:sz w:val="20"/>
          <w:szCs w:val="20"/>
          <w:lang w:val="en-GB"/>
        </w:rPr>
        <w:t>click</w:t>
      </w:r>
      <w:r w:rsidRPr="00297A4F">
        <w:rPr>
          <w:i/>
          <w:iCs/>
          <w:sz w:val="20"/>
          <w:szCs w:val="20"/>
          <w:lang w:val="en-GB"/>
        </w:rPr>
        <w:t xml:space="preserve"> the "Edit" button.</w:t>
      </w:r>
      <w:r w:rsidRPr="00297A4F">
        <w:rPr>
          <w:i/>
          <w:iCs/>
          <w:sz w:val="20"/>
          <w:szCs w:val="20"/>
          <w:lang w:val="en-GB"/>
        </w:rPr>
        <w:br/>
        <w:t xml:space="preserve">-          To </w:t>
      </w:r>
      <w:r w:rsidR="00E16A87" w:rsidRPr="00297A4F">
        <w:rPr>
          <w:i/>
          <w:iCs/>
          <w:sz w:val="20"/>
          <w:szCs w:val="20"/>
          <w:lang w:val="en-GB"/>
        </w:rPr>
        <w:t>add new information</w:t>
      </w:r>
      <w:r w:rsidRPr="00297A4F">
        <w:rPr>
          <w:i/>
          <w:iCs/>
          <w:sz w:val="20"/>
          <w:szCs w:val="20"/>
          <w:lang w:val="en-GB"/>
        </w:rPr>
        <w:t>, click the "Add" button.</w:t>
      </w:r>
      <w:r w:rsidRPr="00297A4F">
        <w:rPr>
          <w:i/>
          <w:iCs/>
          <w:sz w:val="20"/>
          <w:szCs w:val="20"/>
          <w:lang w:val="en-GB"/>
        </w:rPr>
        <w:br/>
        <w:t xml:space="preserve">-          To confirm the information and proceed to the next screen, </w:t>
      </w:r>
      <w:r w:rsidR="00E16A87" w:rsidRPr="00297A4F">
        <w:rPr>
          <w:i/>
          <w:iCs/>
          <w:sz w:val="20"/>
          <w:szCs w:val="20"/>
          <w:lang w:val="en-GB"/>
        </w:rPr>
        <w:t>click</w:t>
      </w:r>
      <w:r w:rsidRPr="00297A4F">
        <w:rPr>
          <w:i/>
          <w:iCs/>
          <w:sz w:val="20"/>
          <w:szCs w:val="20"/>
          <w:lang w:val="en-GB"/>
        </w:rPr>
        <w:t xml:space="preserve"> the "Next" button.</w:t>
      </w:r>
      <w:r w:rsidRPr="00297A4F">
        <w:rPr>
          <w:i/>
          <w:iCs/>
          <w:sz w:val="20"/>
          <w:szCs w:val="20"/>
          <w:lang w:val="en-GB"/>
        </w:rPr>
        <w:br/>
        <w:t xml:space="preserve">-          Once the questionnaire has been completed, </w:t>
      </w:r>
      <w:r w:rsidR="00E16A87" w:rsidRPr="00297A4F">
        <w:rPr>
          <w:i/>
          <w:iCs/>
          <w:sz w:val="20"/>
          <w:szCs w:val="20"/>
          <w:lang w:val="en-GB"/>
        </w:rPr>
        <w:t xml:space="preserve">click </w:t>
      </w:r>
      <w:r w:rsidRPr="00297A4F">
        <w:rPr>
          <w:i/>
          <w:iCs/>
          <w:sz w:val="20"/>
          <w:szCs w:val="20"/>
          <w:lang w:val="en-GB"/>
        </w:rPr>
        <w:t>“Sign and send”</w:t>
      </w:r>
      <w:r w:rsidR="002A5D27" w:rsidRPr="00297A4F">
        <w:rPr>
          <w:i/>
          <w:iCs/>
          <w:sz w:val="20"/>
          <w:szCs w:val="20"/>
          <w:lang w:val="en-GB"/>
        </w:rPr>
        <w:t>.</w:t>
      </w:r>
      <w:r w:rsidRPr="00297A4F">
        <w:rPr>
          <w:i/>
          <w:iCs/>
          <w:sz w:val="20"/>
          <w:szCs w:val="20"/>
          <w:lang w:val="en-GB"/>
        </w:rPr>
        <w:t xml:space="preserve"> </w:t>
      </w:r>
      <w:r w:rsidR="002A5D27" w:rsidRPr="00297A4F">
        <w:rPr>
          <w:i/>
          <w:iCs/>
          <w:sz w:val="20"/>
          <w:szCs w:val="20"/>
          <w:lang w:val="en-GB"/>
        </w:rPr>
        <w:t>Y</w:t>
      </w:r>
      <w:r w:rsidRPr="00297A4F">
        <w:rPr>
          <w:i/>
          <w:iCs/>
          <w:sz w:val="20"/>
          <w:szCs w:val="20"/>
          <w:lang w:val="en-GB"/>
        </w:rPr>
        <w:t>ou will receive a confirmation e-mail includ</w:t>
      </w:r>
      <w:r w:rsidR="002A5D27" w:rsidRPr="00297A4F">
        <w:rPr>
          <w:i/>
          <w:iCs/>
          <w:sz w:val="20"/>
          <w:szCs w:val="20"/>
          <w:lang w:val="en-GB"/>
        </w:rPr>
        <w:t>ing</w:t>
      </w:r>
      <w:r w:rsidRPr="00297A4F">
        <w:rPr>
          <w:i/>
          <w:iCs/>
          <w:sz w:val="20"/>
          <w:szCs w:val="20"/>
          <w:lang w:val="en-GB"/>
        </w:rPr>
        <w:t xml:space="preserve"> </w:t>
      </w:r>
      <w:r w:rsidR="00BB57C9" w:rsidRPr="00297A4F">
        <w:rPr>
          <w:i/>
          <w:iCs/>
          <w:sz w:val="20"/>
          <w:szCs w:val="20"/>
          <w:lang w:val="en-GB"/>
        </w:rPr>
        <w:t xml:space="preserve">a PDF copy of the </w:t>
      </w:r>
      <w:r w:rsidRPr="00297A4F">
        <w:rPr>
          <w:i/>
          <w:iCs/>
          <w:sz w:val="20"/>
          <w:szCs w:val="20"/>
          <w:lang w:val="en-GB"/>
        </w:rPr>
        <w:t>completed questionnaire.</w:t>
      </w:r>
    </w:p>
    <w:p w14:paraId="68CFBCFA" w14:textId="77777777" w:rsidR="003122EA" w:rsidRPr="00297A4F" w:rsidRDefault="003122EA" w:rsidP="003122EA">
      <w:pPr>
        <w:jc w:val="both"/>
        <w:rPr>
          <w:b/>
          <w:bCs/>
          <w:sz w:val="20"/>
          <w:szCs w:val="20"/>
          <w:lang w:val="en-US"/>
        </w:rPr>
      </w:pPr>
    </w:p>
    <w:p w14:paraId="3AEEC477" w14:textId="77777777" w:rsidR="00A90195" w:rsidRPr="00297A4F" w:rsidRDefault="00A90195" w:rsidP="003122EA">
      <w:pPr>
        <w:jc w:val="both"/>
        <w:rPr>
          <w:b/>
          <w:bCs/>
          <w:sz w:val="20"/>
          <w:szCs w:val="20"/>
          <w:lang w:val="en-US"/>
        </w:rPr>
      </w:pPr>
    </w:p>
    <w:p w14:paraId="0491AA00" w14:textId="77777777" w:rsidR="003122EA" w:rsidRPr="00297A4F" w:rsidRDefault="003122EA" w:rsidP="003122EA">
      <w:pPr>
        <w:pStyle w:val="Prrafodelista"/>
        <w:numPr>
          <w:ilvl w:val="0"/>
          <w:numId w:val="1"/>
        </w:numPr>
        <w:jc w:val="both"/>
        <w:rPr>
          <w:b/>
          <w:bCs/>
          <w:sz w:val="20"/>
          <w:szCs w:val="20"/>
        </w:rPr>
      </w:pPr>
      <w:r w:rsidRPr="00297A4F">
        <w:rPr>
          <w:b/>
          <w:bCs/>
          <w:sz w:val="20"/>
          <w:szCs w:val="20"/>
        </w:rPr>
        <w:t>Recordatorio</w:t>
      </w:r>
    </w:p>
    <w:p w14:paraId="4620AAAD" w14:textId="67FFB80D" w:rsidR="003122EA" w:rsidRPr="00297A4F" w:rsidRDefault="003122EA" w:rsidP="00BB57C9">
      <w:pPr>
        <w:pStyle w:val="NormalWeb"/>
        <w:spacing w:after="240" w:afterAutospacing="0"/>
        <w:ind w:left="720"/>
        <w:rPr>
          <w:sz w:val="20"/>
          <w:szCs w:val="20"/>
        </w:rPr>
      </w:pPr>
      <w:r w:rsidRPr="00297A4F">
        <w:rPr>
          <w:sz w:val="20"/>
          <w:szCs w:val="20"/>
          <w:lang w:val="en-US"/>
        </w:rPr>
        <w:t xml:space="preserve">Dear </w:t>
      </w:r>
      <w:r w:rsidR="00DF3E4E" w:rsidRPr="00297A4F">
        <w:rPr>
          <w:sz w:val="20"/>
          <w:szCs w:val="20"/>
          <w:lang w:val="en-US"/>
        </w:rPr>
        <w:t>board member</w:t>
      </w:r>
      <w:r w:rsidRPr="00297A4F">
        <w:rPr>
          <w:sz w:val="20"/>
          <w:szCs w:val="20"/>
          <w:lang w:val="en-US"/>
        </w:rPr>
        <w:t>,</w:t>
      </w:r>
      <w:r w:rsidRPr="00297A4F">
        <w:rPr>
          <w:sz w:val="20"/>
          <w:szCs w:val="20"/>
          <w:lang w:val="en-US"/>
        </w:rPr>
        <w:br/>
      </w:r>
      <w:r w:rsidRPr="00297A4F">
        <w:rPr>
          <w:sz w:val="20"/>
          <w:szCs w:val="20"/>
          <w:lang w:val="en-US"/>
        </w:rPr>
        <w:br/>
        <w:t xml:space="preserve">Please note that </w:t>
      </w:r>
      <w:r w:rsidRPr="00297A4F">
        <w:rPr>
          <w:rStyle w:val="Fuerte"/>
          <w:sz w:val="20"/>
          <w:szCs w:val="20"/>
          <w:lang w:val="en-US"/>
        </w:rPr>
        <w:t xml:space="preserve">the deadline for completing the related parties questionnaire is </w:t>
      </w:r>
      <w:proofErr w:type="spellStart"/>
      <w:r w:rsidR="00D408C3" w:rsidRPr="00297A4F">
        <w:rPr>
          <w:sz w:val="20"/>
          <w:szCs w:val="20"/>
          <w:highlight w:val="yellow"/>
          <w:u w:val="single"/>
          <w:lang w:val="en-GB"/>
        </w:rPr>
        <w:t>XXday</w:t>
      </w:r>
      <w:proofErr w:type="spellEnd"/>
      <w:r w:rsidR="00D408C3" w:rsidRPr="00297A4F">
        <w:rPr>
          <w:sz w:val="20"/>
          <w:szCs w:val="20"/>
          <w:highlight w:val="yellow"/>
          <w:u w:val="single"/>
          <w:lang w:val="en-GB"/>
        </w:rPr>
        <w:t>, XX June, 2026</w:t>
      </w:r>
      <w:r w:rsidRPr="00297A4F">
        <w:rPr>
          <w:rStyle w:val="Fuerte"/>
          <w:sz w:val="20"/>
          <w:szCs w:val="20"/>
          <w:lang w:val="en-US"/>
        </w:rPr>
        <w:t>.</w:t>
      </w:r>
      <w:r w:rsidRPr="00297A4F">
        <w:rPr>
          <w:sz w:val="20"/>
          <w:szCs w:val="20"/>
          <w:lang w:val="en-US"/>
        </w:rPr>
        <w:br/>
      </w:r>
      <w:r w:rsidRPr="00297A4F">
        <w:rPr>
          <w:sz w:val="20"/>
          <w:szCs w:val="20"/>
          <w:lang w:val="en-US"/>
        </w:rPr>
        <w:br/>
        <w:t xml:space="preserve">Please click on the following </w:t>
      </w:r>
      <w:hyperlink r:id="rId39" w:history="1">
        <w:r w:rsidRPr="00297A4F">
          <w:rPr>
            <w:rStyle w:val="Hipervnculo"/>
            <w:sz w:val="20"/>
            <w:szCs w:val="20"/>
            <w:lang w:val="en-US"/>
          </w:rPr>
          <w:t>link</w:t>
        </w:r>
      </w:hyperlink>
      <w:r w:rsidRPr="00297A4F">
        <w:rPr>
          <w:sz w:val="20"/>
          <w:szCs w:val="20"/>
          <w:lang w:val="en-US"/>
        </w:rPr>
        <w:t xml:space="preserve"> to access the questionnaire and </w:t>
      </w:r>
      <w:r w:rsidR="00BB57C9" w:rsidRPr="00297A4F">
        <w:rPr>
          <w:sz w:val="20"/>
          <w:szCs w:val="20"/>
          <w:lang w:val="en-US"/>
        </w:rPr>
        <w:t xml:space="preserve">review and </w:t>
      </w:r>
      <w:r w:rsidRPr="00297A4F">
        <w:rPr>
          <w:sz w:val="20"/>
          <w:szCs w:val="20"/>
          <w:lang w:val="en-US"/>
        </w:rPr>
        <w:t>confirm</w:t>
      </w:r>
      <w:r w:rsidR="00BB57C9" w:rsidRPr="00297A4F">
        <w:rPr>
          <w:sz w:val="20"/>
          <w:szCs w:val="20"/>
          <w:lang w:val="en-US"/>
        </w:rPr>
        <w:t xml:space="preserve"> or update</w:t>
      </w:r>
      <w:r w:rsidRPr="00297A4F">
        <w:rPr>
          <w:sz w:val="20"/>
          <w:szCs w:val="20"/>
          <w:lang w:val="en-US"/>
        </w:rPr>
        <w:t xml:space="preserve"> the information.</w:t>
      </w:r>
      <w:r w:rsidRPr="00297A4F">
        <w:rPr>
          <w:sz w:val="20"/>
          <w:szCs w:val="20"/>
          <w:lang w:val="en-US"/>
        </w:rPr>
        <w:br/>
      </w:r>
      <w:r w:rsidRPr="00297A4F">
        <w:rPr>
          <w:sz w:val="20"/>
          <w:szCs w:val="20"/>
          <w:lang w:val="en-US"/>
        </w:rPr>
        <w:br/>
      </w:r>
      <w:r w:rsidR="00BB57C9" w:rsidRPr="00297A4F">
        <w:rPr>
          <w:sz w:val="20"/>
          <w:szCs w:val="20"/>
          <w:lang w:val="en-GB"/>
        </w:rPr>
        <w:t>Should you have any questions</w:t>
      </w:r>
      <w:r w:rsidR="00BB57C9" w:rsidRPr="00297A4F">
        <w:rPr>
          <w:sz w:val="20"/>
          <w:szCs w:val="20"/>
          <w:lang w:val="en-US"/>
        </w:rPr>
        <w:t xml:space="preserve"> or require assistance, please d</w:t>
      </w:r>
      <w:r w:rsidRPr="00297A4F">
        <w:rPr>
          <w:sz w:val="20"/>
          <w:szCs w:val="20"/>
          <w:lang w:val="en-US"/>
        </w:rPr>
        <w:t xml:space="preserve">o not hesitate to contact us at </w:t>
      </w:r>
      <w:hyperlink r:id="rId40" w:history="1">
        <w:r w:rsidRPr="00297A4F">
          <w:rPr>
            <w:rStyle w:val="Hipervnculo"/>
            <w:sz w:val="20"/>
            <w:szCs w:val="20"/>
            <w:lang w:val="en-US"/>
          </w:rPr>
          <w:t>corporate-governance@gruposantander.com</w:t>
        </w:r>
      </w:hyperlink>
      <w:r w:rsidRPr="00297A4F">
        <w:rPr>
          <w:sz w:val="20"/>
          <w:szCs w:val="20"/>
          <w:lang w:val="en-US"/>
        </w:rPr>
        <w:t>.</w:t>
      </w:r>
      <w:r w:rsidRPr="00297A4F">
        <w:rPr>
          <w:sz w:val="20"/>
          <w:szCs w:val="20"/>
          <w:lang w:val="en-US"/>
        </w:rPr>
        <w:br/>
      </w:r>
      <w:r w:rsidRPr="00297A4F">
        <w:rPr>
          <w:sz w:val="20"/>
          <w:szCs w:val="20"/>
          <w:lang w:val="en-US"/>
        </w:rPr>
        <w:br/>
        <w:t>Thank you for your cooperation.</w:t>
      </w:r>
      <w:r w:rsidRPr="00297A4F">
        <w:rPr>
          <w:sz w:val="20"/>
          <w:szCs w:val="20"/>
          <w:lang w:val="en-US"/>
        </w:rPr>
        <w:br/>
      </w:r>
      <w:r w:rsidRPr="00297A4F">
        <w:rPr>
          <w:sz w:val="20"/>
          <w:szCs w:val="20"/>
          <w:lang w:val="en-US"/>
        </w:rPr>
        <w:br/>
      </w:r>
      <w:r w:rsidRPr="00297A4F">
        <w:rPr>
          <w:sz w:val="20"/>
          <w:szCs w:val="20"/>
        </w:rPr>
        <w:t xml:space="preserve">Legal Corporate Governance </w:t>
      </w:r>
      <w:r w:rsidRPr="0005317A">
        <w:rPr>
          <w:sz w:val="20"/>
          <w:szCs w:val="20"/>
          <w:lang w:val="en-GB"/>
          <w:rPrChange w:id="372" w:author="Sebastian Alonso Carlos" w:date="2026-05-14T14:35:00Z" w16du:dateUtc="2026-05-14T12:35:00Z">
            <w:rPr>
              <w:sz w:val="20"/>
              <w:szCs w:val="20"/>
            </w:rPr>
          </w:rPrChange>
        </w:rPr>
        <w:t>team</w:t>
      </w:r>
    </w:p>
    <w:p w14:paraId="57FA7FA6" w14:textId="77777777" w:rsidR="003122EA" w:rsidRPr="00297A4F" w:rsidRDefault="003122EA" w:rsidP="003122EA">
      <w:pPr>
        <w:pStyle w:val="Prrafodelista"/>
        <w:jc w:val="both"/>
        <w:rPr>
          <w:b/>
          <w:bCs/>
          <w:sz w:val="20"/>
          <w:szCs w:val="20"/>
        </w:rPr>
      </w:pPr>
    </w:p>
    <w:p w14:paraId="7B8B9304" w14:textId="77777777" w:rsidR="003A554F" w:rsidRDefault="003A554F" w:rsidP="003A554F">
      <w:pPr>
        <w:pStyle w:val="Prrafodelista"/>
        <w:jc w:val="both"/>
        <w:rPr>
          <w:b/>
          <w:bCs/>
          <w:sz w:val="20"/>
          <w:szCs w:val="20"/>
        </w:rPr>
      </w:pPr>
    </w:p>
    <w:p w14:paraId="2B603092" w14:textId="77777777" w:rsidR="003A554F" w:rsidRDefault="003A554F" w:rsidP="003A554F">
      <w:pPr>
        <w:pStyle w:val="Prrafodelista"/>
        <w:jc w:val="both"/>
        <w:rPr>
          <w:b/>
          <w:bCs/>
          <w:sz w:val="20"/>
          <w:szCs w:val="20"/>
        </w:rPr>
      </w:pPr>
    </w:p>
    <w:p w14:paraId="00C266E3" w14:textId="77777777" w:rsidR="003A554F" w:rsidRDefault="003A554F" w:rsidP="003A554F">
      <w:pPr>
        <w:pStyle w:val="Prrafodelista"/>
        <w:jc w:val="both"/>
        <w:rPr>
          <w:b/>
          <w:bCs/>
          <w:sz w:val="20"/>
          <w:szCs w:val="20"/>
        </w:rPr>
      </w:pPr>
    </w:p>
    <w:p w14:paraId="63337A0B" w14:textId="11FB94E3" w:rsidR="003122EA" w:rsidRPr="00297A4F" w:rsidRDefault="003122EA" w:rsidP="003122EA">
      <w:pPr>
        <w:pStyle w:val="Prrafodelista"/>
        <w:numPr>
          <w:ilvl w:val="0"/>
          <w:numId w:val="1"/>
        </w:numPr>
        <w:jc w:val="both"/>
        <w:rPr>
          <w:b/>
          <w:bCs/>
          <w:sz w:val="20"/>
          <w:szCs w:val="20"/>
        </w:rPr>
      </w:pPr>
      <w:r w:rsidRPr="00297A4F">
        <w:rPr>
          <w:b/>
          <w:bCs/>
          <w:sz w:val="20"/>
          <w:szCs w:val="20"/>
        </w:rPr>
        <w:t>Ultimátum</w:t>
      </w:r>
    </w:p>
    <w:p w14:paraId="6EB9D0FD" w14:textId="664665DC" w:rsidR="003122EA" w:rsidRPr="003C531C" w:rsidRDefault="003122EA" w:rsidP="003122EA">
      <w:pPr>
        <w:pStyle w:val="NormalWeb"/>
        <w:ind w:left="720"/>
        <w:rPr>
          <w:sz w:val="20"/>
          <w:szCs w:val="20"/>
        </w:rPr>
      </w:pPr>
      <w:r w:rsidRPr="00297A4F">
        <w:rPr>
          <w:sz w:val="20"/>
          <w:szCs w:val="20"/>
          <w:lang w:val="en-US"/>
        </w:rPr>
        <w:t xml:space="preserve">Dear </w:t>
      </w:r>
      <w:r w:rsidR="00DF3E4E" w:rsidRPr="00297A4F">
        <w:rPr>
          <w:sz w:val="20"/>
          <w:szCs w:val="20"/>
          <w:lang w:val="en-US"/>
        </w:rPr>
        <w:t>board member</w:t>
      </w:r>
      <w:r w:rsidRPr="00297A4F">
        <w:rPr>
          <w:sz w:val="20"/>
          <w:szCs w:val="20"/>
          <w:lang w:val="en-US"/>
        </w:rPr>
        <w:t>,</w:t>
      </w:r>
      <w:r w:rsidRPr="00297A4F">
        <w:rPr>
          <w:sz w:val="20"/>
          <w:szCs w:val="20"/>
          <w:lang w:val="en-US"/>
        </w:rPr>
        <w:br/>
      </w:r>
      <w:r w:rsidRPr="00297A4F">
        <w:rPr>
          <w:sz w:val="20"/>
          <w:szCs w:val="20"/>
          <w:lang w:val="en-US"/>
        </w:rPr>
        <w:br/>
        <w:t xml:space="preserve">Please note that the deadline for completing the related parties questionnaire is </w:t>
      </w:r>
      <w:r w:rsidRPr="00297A4F">
        <w:rPr>
          <w:rStyle w:val="Fuerte"/>
          <w:sz w:val="20"/>
          <w:szCs w:val="20"/>
          <w:lang w:val="en-US"/>
        </w:rPr>
        <w:t>today.</w:t>
      </w:r>
      <w:r w:rsidRPr="00297A4F">
        <w:rPr>
          <w:sz w:val="20"/>
          <w:szCs w:val="20"/>
          <w:lang w:val="en-US"/>
        </w:rPr>
        <w:br/>
      </w:r>
      <w:r w:rsidRPr="00297A4F">
        <w:rPr>
          <w:sz w:val="20"/>
          <w:szCs w:val="20"/>
          <w:lang w:val="en-US"/>
        </w:rPr>
        <w:br/>
        <w:t xml:space="preserve">Please click on the following </w:t>
      </w:r>
      <w:hyperlink r:id="rId41" w:history="1">
        <w:r w:rsidRPr="00297A4F">
          <w:rPr>
            <w:rStyle w:val="Hipervnculo"/>
            <w:sz w:val="20"/>
            <w:szCs w:val="20"/>
            <w:lang w:val="en-US"/>
          </w:rPr>
          <w:t xml:space="preserve">link </w:t>
        </w:r>
      </w:hyperlink>
      <w:r w:rsidRPr="00297A4F">
        <w:rPr>
          <w:sz w:val="20"/>
          <w:szCs w:val="20"/>
          <w:lang w:val="en-US"/>
        </w:rPr>
        <w:t xml:space="preserve"> to access the questionnaire and </w:t>
      </w:r>
      <w:r w:rsidR="00530B68" w:rsidRPr="00297A4F">
        <w:rPr>
          <w:sz w:val="20"/>
          <w:szCs w:val="20"/>
          <w:lang w:val="en-US"/>
        </w:rPr>
        <w:t>review and confirm or update the information</w:t>
      </w:r>
      <w:r w:rsidRPr="00297A4F">
        <w:rPr>
          <w:sz w:val="20"/>
          <w:szCs w:val="20"/>
          <w:lang w:val="en-US"/>
        </w:rPr>
        <w:t>.</w:t>
      </w:r>
      <w:r w:rsidRPr="00297A4F">
        <w:rPr>
          <w:sz w:val="20"/>
          <w:szCs w:val="20"/>
          <w:lang w:val="en-US"/>
        </w:rPr>
        <w:br/>
      </w:r>
      <w:r w:rsidRPr="00297A4F">
        <w:rPr>
          <w:sz w:val="20"/>
          <w:szCs w:val="20"/>
          <w:lang w:val="en-US"/>
        </w:rPr>
        <w:br/>
      </w:r>
      <w:r w:rsidR="00530B68" w:rsidRPr="00297A4F">
        <w:rPr>
          <w:sz w:val="20"/>
          <w:szCs w:val="20"/>
          <w:lang w:val="en-GB"/>
        </w:rPr>
        <w:t>Should you have any questions</w:t>
      </w:r>
      <w:r w:rsidR="00530B68" w:rsidRPr="00297A4F">
        <w:rPr>
          <w:sz w:val="20"/>
          <w:szCs w:val="20"/>
          <w:lang w:val="en-US"/>
        </w:rPr>
        <w:t xml:space="preserve"> or require assistance, please do not hesitate to contact us at </w:t>
      </w:r>
      <w:hyperlink r:id="rId42" w:history="1">
        <w:r w:rsidR="00530B68" w:rsidRPr="00297A4F">
          <w:rPr>
            <w:rStyle w:val="Hipervnculo"/>
            <w:sz w:val="20"/>
            <w:szCs w:val="20"/>
            <w:lang w:val="en-US"/>
          </w:rPr>
          <w:t>corporate-governance@gruposantander.com</w:t>
        </w:r>
      </w:hyperlink>
      <w:r w:rsidR="00530B68" w:rsidRPr="00297A4F">
        <w:rPr>
          <w:sz w:val="20"/>
          <w:szCs w:val="20"/>
          <w:lang w:val="en-US"/>
        </w:rPr>
        <w:t>.</w:t>
      </w:r>
      <w:r w:rsidR="00530B68" w:rsidRPr="00297A4F">
        <w:rPr>
          <w:sz w:val="20"/>
          <w:szCs w:val="20"/>
          <w:lang w:val="en-US"/>
        </w:rPr>
        <w:br/>
      </w:r>
      <w:r w:rsidRPr="00297A4F">
        <w:rPr>
          <w:sz w:val="20"/>
          <w:szCs w:val="20"/>
          <w:lang w:val="en-US"/>
        </w:rPr>
        <w:br/>
      </w:r>
      <w:r w:rsidRPr="0005317A">
        <w:rPr>
          <w:sz w:val="20"/>
          <w:szCs w:val="20"/>
          <w:lang w:val="en-GB"/>
          <w:rPrChange w:id="373" w:author="Sebastian Alonso Carlos" w:date="2026-05-14T14:35:00Z" w16du:dateUtc="2026-05-14T12:35:00Z">
            <w:rPr>
              <w:sz w:val="20"/>
              <w:szCs w:val="20"/>
            </w:rPr>
          </w:rPrChange>
        </w:rPr>
        <w:t>Thank you for your cooperation.</w:t>
      </w:r>
      <w:r w:rsidRPr="0005317A">
        <w:rPr>
          <w:sz w:val="20"/>
          <w:szCs w:val="20"/>
          <w:lang w:val="en-GB"/>
          <w:rPrChange w:id="374" w:author="Sebastian Alonso Carlos" w:date="2026-05-14T14:35:00Z" w16du:dateUtc="2026-05-14T12:35:00Z">
            <w:rPr>
              <w:sz w:val="20"/>
              <w:szCs w:val="20"/>
            </w:rPr>
          </w:rPrChange>
        </w:rPr>
        <w:br/>
      </w:r>
      <w:r w:rsidRPr="0005317A">
        <w:rPr>
          <w:sz w:val="20"/>
          <w:szCs w:val="20"/>
          <w:lang w:val="en-GB"/>
          <w:rPrChange w:id="375" w:author="Sebastian Alonso Carlos" w:date="2026-05-14T14:35:00Z" w16du:dateUtc="2026-05-14T12:35:00Z">
            <w:rPr>
              <w:sz w:val="20"/>
              <w:szCs w:val="20"/>
            </w:rPr>
          </w:rPrChange>
        </w:rPr>
        <w:br/>
        <w:t>Legal Corporate Governance team.</w:t>
      </w:r>
    </w:p>
    <w:p w14:paraId="3707E21B" w14:textId="155AF5B7" w:rsidR="003C531C" w:rsidRPr="0023239E" w:rsidRDefault="003C531C" w:rsidP="003C531C">
      <w:pPr>
        <w:pStyle w:val="Prrafodelista"/>
        <w:jc w:val="both"/>
        <w:rPr>
          <w:b/>
          <w:bCs/>
          <w:sz w:val="20"/>
          <w:szCs w:val="20"/>
        </w:rPr>
      </w:pPr>
      <w:r w:rsidRPr="0023239E">
        <w:rPr>
          <w:b/>
          <w:bCs/>
          <w:sz w:val="20"/>
          <w:szCs w:val="20"/>
          <w:highlight w:val="yellow"/>
        </w:rPr>
        <w:t xml:space="preserve">Por favor, cuando se firme el </w:t>
      </w:r>
      <w:proofErr w:type="spellStart"/>
      <w:r w:rsidRPr="0023239E">
        <w:rPr>
          <w:b/>
          <w:bCs/>
          <w:sz w:val="20"/>
          <w:szCs w:val="20"/>
          <w:highlight w:val="yellow"/>
        </w:rPr>
        <w:t>pdf</w:t>
      </w:r>
      <w:proofErr w:type="spellEnd"/>
      <w:r w:rsidRPr="0023239E">
        <w:rPr>
          <w:b/>
          <w:bCs/>
          <w:sz w:val="20"/>
          <w:szCs w:val="20"/>
          <w:highlight w:val="yellow"/>
        </w:rPr>
        <w:t xml:space="preserve">, ya sea por el </w:t>
      </w:r>
      <w:r>
        <w:rPr>
          <w:b/>
          <w:bCs/>
          <w:sz w:val="20"/>
          <w:szCs w:val="20"/>
          <w:highlight w:val="yellow"/>
        </w:rPr>
        <w:t>consejero</w:t>
      </w:r>
      <w:r w:rsidRPr="0023239E">
        <w:rPr>
          <w:b/>
          <w:bCs/>
          <w:sz w:val="20"/>
          <w:szCs w:val="20"/>
          <w:highlight w:val="yellow"/>
        </w:rPr>
        <w:t xml:space="preserve"> o por su asistente, debe enviarse el mismo correo electrónico, que es este a continuación:</w:t>
      </w:r>
    </w:p>
    <w:p w14:paraId="78B23B9A" w14:textId="77777777" w:rsidR="003122EA" w:rsidRPr="003C531C" w:rsidRDefault="003122EA" w:rsidP="003122EA">
      <w:pPr>
        <w:pStyle w:val="Prrafodelista"/>
        <w:jc w:val="both"/>
        <w:rPr>
          <w:b/>
          <w:bCs/>
          <w:sz w:val="20"/>
          <w:szCs w:val="20"/>
        </w:rPr>
      </w:pPr>
    </w:p>
    <w:p w14:paraId="48DDF31A" w14:textId="7A87EFA1" w:rsidR="003122EA" w:rsidRPr="00297A4F" w:rsidRDefault="003122EA" w:rsidP="003122EA">
      <w:pPr>
        <w:pStyle w:val="Prrafodelista"/>
        <w:numPr>
          <w:ilvl w:val="0"/>
          <w:numId w:val="1"/>
        </w:numPr>
        <w:jc w:val="both"/>
        <w:rPr>
          <w:b/>
          <w:bCs/>
          <w:sz w:val="20"/>
          <w:szCs w:val="20"/>
        </w:rPr>
      </w:pPr>
      <w:r w:rsidRPr="00297A4F">
        <w:rPr>
          <w:b/>
          <w:bCs/>
          <w:sz w:val="20"/>
          <w:szCs w:val="20"/>
        </w:rPr>
        <w:t>Confirmación de firma de formulario consejero</w:t>
      </w:r>
    </w:p>
    <w:p w14:paraId="5EC1B852" w14:textId="751FD825" w:rsidR="003122EA" w:rsidRPr="00297A4F" w:rsidRDefault="003122EA" w:rsidP="00602B40">
      <w:pPr>
        <w:pStyle w:val="NormalWeb"/>
        <w:ind w:left="720"/>
        <w:rPr>
          <w:sz w:val="20"/>
          <w:szCs w:val="20"/>
          <w:lang w:val="en-US"/>
        </w:rPr>
      </w:pPr>
      <w:r w:rsidRPr="00297A4F">
        <w:rPr>
          <w:sz w:val="20"/>
          <w:szCs w:val="20"/>
          <w:lang w:val="en-US"/>
        </w:rPr>
        <w:t xml:space="preserve">Dear </w:t>
      </w:r>
      <w:r w:rsidR="00DF3E4E" w:rsidRPr="00297A4F">
        <w:rPr>
          <w:sz w:val="20"/>
          <w:szCs w:val="20"/>
          <w:lang w:val="en-US"/>
        </w:rPr>
        <w:t>board member</w:t>
      </w:r>
      <w:r w:rsidRPr="00297A4F">
        <w:rPr>
          <w:sz w:val="20"/>
          <w:szCs w:val="20"/>
          <w:lang w:val="en-US"/>
        </w:rPr>
        <w:t>,</w:t>
      </w:r>
      <w:r w:rsidRPr="00297A4F">
        <w:rPr>
          <w:sz w:val="20"/>
          <w:szCs w:val="20"/>
          <w:lang w:val="en-US"/>
        </w:rPr>
        <w:br/>
      </w:r>
      <w:r w:rsidRPr="00297A4F">
        <w:rPr>
          <w:sz w:val="20"/>
          <w:szCs w:val="20"/>
          <w:lang w:val="en-US"/>
        </w:rPr>
        <w:br/>
      </w:r>
      <w:r w:rsidR="00602B40" w:rsidRPr="00297A4F">
        <w:rPr>
          <w:sz w:val="20"/>
          <w:szCs w:val="20"/>
          <w:lang w:val="en-US"/>
        </w:rPr>
        <w:t>Please find a</w:t>
      </w:r>
      <w:r w:rsidRPr="00297A4F">
        <w:rPr>
          <w:sz w:val="20"/>
          <w:szCs w:val="20"/>
          <w:lang w:val="en-US"/>
        </w:rPr>
        <w:t xml:space="preserve">ttached a PDF document with the </w:t>
      </w:r>
      <w:r w:rsidR="00602B40" w:rsidRPr="00297A4F">
        <w:rPr>
          <w:sz w:val="20"/>
          <w:szCs w:val="20"/>
          <w:lang w:val="en-US"/>
        </w:rPr>
        <w:t xml:space="preserve">responses </w:t>
      </w:r>
      <w:r w:rsidRPr="00297A4F">
        <w:rPr>
          <w:sz w:val="20"/>
          <w:szCs w:val="20"/>
          <w:lang w:val="en-US"/>
        </w:rPr>
        <w:t>provided in the related parties questionnaire.</w:t>
      </w:r>
      <w:r w:rsidRPr="00297A4F">
        <w:rPr>
          <w:sz w:val="20"/>
          <w:szCs w:val="20"/>
          <w:lang w:val="en-US"/>
        </w:rPr>
        <w:br/>
      </w:r>
      <w:r w:rsidRPr="00297A4F">
        <w:rPr>
          <w:sz w:val="20"/>
          <w:szCs w:val="20"/>
          <w:lang w:val="en-US"/>
        </w:rPr>
        <w:br/>
      </w:r>
      <w:r w:rsidR="00602B40" w:rsidRPr="00297A4F">
        <w:rPr>
          <w:sz w:val="20"/>
          <w:szCs w:val="20"/>
          <w:lang w:val="en-US"/>
        </w:rPr>
        <w:t xml:space="preserve">Thank you very much </w:t>
      </w:r>
      <w:r w:rsidRPr="00297A4F">
        <w:rPr>
          <w:sz w:val="20"/>
          <w:szCs w:val="20"/>
          <w:lang w:val="en-US"/>
        </w:rPr>
        <w:t>for your cooperation.</w:t>
      </w:r>
      <w:r w:rsidRPr="00297A4F">
        <w:rPr>
          <w:sz w:val="20"/>
          <w:szCs w:val="20"/>
          <w:lang w:val="en-US"/>
        </w:rPr>
        <w:br/>
      </w:r>
      <w:r w:rsidRPr="00297A4F">
        <w:rPr>
          <w:sz w:val="20"/>
          <w:szCs w:val="20"/>
          <w:lang w:val="en-US"/>
        </w:rPr>
        <w:br/>
        <w:t>Legal Corporate Governance team</w:t>
      </w:r>
    </w:p>
    <w:p w14:paraId="05C416FF" w14:textId="0DA1FC19" w:rsidR="003122EA" w:rsidRPr="00297A4F" w:rsidRDefault="003122EA" w:rsidP="003122EA">
      <w:pPr>
        <w:ind w:left="360"/>
        <w:rPr>
          <w:sz w:val="20"/>
          <w:szCs w:val="20"/>
          <w:lang w:val="en-US"/>
        </w:rPr>
      </w:pPr>
    </w:p>
    <w:p w14:paraId="23154380" w14:textId="77777777" w:rsidR="003122EA" w:rsidRPr="00297A4F" w:rsidRDefault="003122EA" w:rsidP="00BB5E65">
      <w:pPr>
        <w:jc w:val="center"/>
        <w:rPr>
          <w:b/>
          <w:bCs/>
          <w:sz w:val="20"/>
          <w:szCs w:val="20"/>
          <w:lang w:val="en-US"/>
        </w:rPr>
      </w:pPr>
    </w:p>
    <w:sectPr w:rsidR="003122EA" w:rsidRPr="00297A4F" w:rsidSect="003A554F">
      <w:footerReference w:type="default" r:id="rId43"/>
      <w:pgSz w:w="11906" w:h="16838"/>
      <w:pgMar w:top="720" w:right="720" w:bottom="567"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D8B74" w14:textId="77777777" w:rsidR="00445ABD" w:rsidRDefault="00445ABD" w:rsidP="00807E26">
      <w:pPr>
        <w:spacing w:after="0" w:line="240" w:lineRule="auto"/>
      </w:pPr>
      <w:r>
        <w:separator/>
      </w:r>
    </w:p>
  </w:endnote>
  <w:endnote w:type="continuationSeparator" w:id="0">
    <w:p w14:paraId="46C79219" w14:textId="77777777" w:rsidR="00445ABD" w:rsidRDefault="00445ABD" w:rsidP="00807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683103"/>
      <w:docPartObj>
        <w:docPartGallery w:val="Page Numbers (Bottom of Page)"/>
        <w:docPartUnique/>
      </w:docPartObj>
    </w:sdtPr>
    <w:sdtEndPr>
      <w:rPr>
        <w:sz w:val="16"/>
        <w:szCs w:val="16"/>
      </w:rPr>
    </w:sdtEndPr>
    <w:sdtContent>
      <w:p w14:paraId="544E79C4" w14:textId="4B10FED9" w:rsidR="00807E26" w:rsidRPr="00807E26" w:rsidRDefault="00807E26">
        <w:pPr>
          <w:pStyle w:val="Piedepgina"/>
          <w:jc w:val="right"/>
          <w:rPr>
            <w:sz w:val="16"/>
            <w:szCs w:val="16"/>
          </w:rPr>
        </w:pPr>
        <w:r w:rsidRPr="00807E26">
          <w:rPr>
            <w:sz w:val="16"/>
            <w:szCs w:val="16"/>
          </w:rPr>
          <w:fldChar w:fldCharType="begin"/>
        </w:r>
        <w:r w:rsidRPr="00807E26">
          <w:rPr>
            <w:sz w:val="16"/>
            <w:szCs w:val="16"/>
          </w:rPr>
          <w:instrText>PAGE   \* MERGEFORMAT</w:instrText>
        </w:r>
        <w:r w:rsidRPr="00807E26">
          <w:rPr>
            <w:sz w:val="16"/>
            <w:szCs w:val="16"/>
          </w:rPr>
          <w:fldChar w:fldCharType="separate"/>
        </w:r>
        <w:r w:rsidRPr="00807E26">
          <w:rPr>
            <w:sz w:val="16"/>
            <w:szCs w:val="16"/>
          </w:rPr>
          <w:t>2</w:t>
        </w:r>
        <w:r w:rsidRPr="00807E26">
          <w:rPr>
            <w:sz w:val="16"/>
            <w:szCs w:val="16"/>
          </w:rPr>
          <w:fldChar w:fldCharType="end"/>
        </w:r>
      </w:p>
    </w:sdtContent>
  </w:sdt>
  <w:p w14:paraId="74B6CC8C" w14:textId="77777777" w:rsidR="00807E26" w:rsidRDefault="00807E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2D6DA" w14:textId="77777777" w:rsidR="00445ABD" w:rsidRDefault="00445ABD" w:rsidP="00807E26">
      <w:pPr>
        <w:spacing w:after="0" w:line="240" w:lineRule="auto"/>
      </w:pPr>
      <w:r>
        <w:separator/>
      </w:r>
    </w:p>
  </w:footnote>
  <w:footnote w:type="continuationSeparator" w:id="0">
    <w:p w14:paraId="4282F0D0" w14:textId="77777777" w:rsidR="00445ABD" w:rsidRDefault="00445ABD" w:rsidP="00807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2E80"/>
    <w:multiLevelType w:val="hybridMultilevel"/>
    <w:tmpl w:val="6EDED234"/>
    <w:lvl w:ilvl="0" w:tplc="2CDC7784">
      <w:start w:val="1"/>
      <w:numFmt w:val="lowerRoman"/>
      <w:lvlText w:val="(%1)"/>
      <w:lvlJc w:val="left"/>
      <w:pPr>
        <w:ind w:left="2136" w:hanging="72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 w15:restartNumberingAfterBreak="0">
    <w:nsid w:val="34392A70"/>
    <w:multiLevelType w:val="hybridMultilevel"/>
    <w:tmpl w:val="A50C625E"/>
    <w:lvl w:ilvl="0" w:tplc="0C0A0005">
      <w:start w:val="1"/>
      <w:numFmt w:val="bullet"/>
      <w:lvlText w:val=""/>
      <w:lvlJc w:val="left"/>
      <w:pPr>
        <w:ind w:left="3128" w:hanging="360"/>
      </w:pPr>
      <w:rPr>
        <w:rFonts w:ascii="Wingdings" w:hAnsi="Wingdings" w:hint="default"/>
      </w:rPr>
    </w:lvl>
    <w:lvl w:ilvl="1" w:tplc="FFFFFFFF">
      <w:start w:val="1"/>
      <w:numFmt w:val="bullet"/>
      <w:lvlText w:val="o"/>
      <w:lvlJc w:val="left"/>
      <w:pPr>
        <w:ind w:left="3848" w:hanging="360"/>
      </w:pPr>
      <w:rPr>
        <w:rFonts w:ascii="Courier New" w:hAnsi="Courier New" w:cs="Courier New" w:hint="default"/>
      </w:rPr>
    </w:lvl>
    <w:lvl w:ilvl="2" w:tplc="FFFFFFFF" w:tentative="1">
      <w:start w:val="1"/>
      <w:numFmt w:val="bullet"/>
      <w:lvlText w:val=""/>
      <w:lvlJc w:val="left"/>
      <w:pPr>
        <w:ind w:left="4568" w:hanging="360"/>
      </w:pPr>
      <w:rPr>
        <w:rFonts w:ascii="Wingdings" w:hAnsi="Wingdings" w:hint="default"/>
      </w:rPr>
    </w:lvl>
    <w:lvl w:ilvl="3" w:tplc="FFFFFFFF" w:tentative="1">
      <w:start w:val="1"/>
      <w:numFmt w:val="bullet"/>
      <w:lvlText w:val=""/>
      <w:lvlJc w:val="left"/>
      <w:pPr>
        <w:ind w:left="5288" w:hanging="360"/>
      </w:pPr>
      <w:rPr>
        <w:rFonts w:ascii="Symbol" w:hAnsi="Symbol" w:hint="default"/>
      </w:rPr>
    </w:lvl>
    <w:lvl w:ilvl="4" w:tplc="FFFFFFFF" w:tentative="1">
      <w:start w:val="1"/>
      <w:numFmt w:val="bullet"/>
      <w:lvlText w:val="o"/>
      <w:lvlJc w:val="left"/>
      <w:pPr>
        <w:ind w:left="6008" w:hanging="360"/>
      </w:pPr>
      <w:rPr>
        <w:rFonts w:ascii="Courier New" w:hAnsi="Courier New" w:cs="Courier New" w:hint="default"/>
      </w:rPr>
    </w:lvl>
    <w:lvl w:ilvl="5" w:tplc="FFFFFFFF" w:tentative="1">
      <w:start w:val="1"/>
      <w:numFmt w:val="bullet"/>
      <w:lvlText w:val=""/>
      <w:lvlJc w:val="left"/>
      <w:pPr>
        <w:ind w:left="6728" w:hanging="360"/>
      </w:pPr>
      <w:rPr>
        <w:rFonts w:ascii="Wingdings" w:hAnsi="Wingdings" w:hint="default"/>
      </w:rPr>
    </w:lvl>
    <w:lvl w:ilvl="6" w:tplc="FFFFFFFF" w:tentative="1">
      <w:start w:val="1"/>
      <w:numFmt w:val="bullet"/>
      <w:lvlText w:val=""/>
      <w:lvlJc w:val="left"/>
      <w:pPr>
        <w:ind w:left="7448" w:hanging="360"/>
      </w:pPr>
      <w:rPr>
        <w:rFonts w:ascii="Symbol" w:hAnsi="Symbol" w:hint="default"/>
      </w:rPr>
    </w:lvl>
    <w:lvl w:ilvl="7" w:tplc="FFFFFFFF" w:tentative="1">
      <w:start w:val="1"/>
      <w:numFmt w:val="bullet"/>
      <w:lvlText w:val="o"/>
      <w:lvlJc w:val="left"/>
      <w:pPr>
        <w:ind w:left="8168" w:hanging="360"/>
      </w:pPr>
      <w:rPr>
        <w:rFonts w:ascii="Courier New" w:hAnsi="Courier New" w:cs="Courier New" w:hint="default"/>
      </w:rPr>
    </w:lvl>
    <w:lvl w:ilvl="8" w:tplc="FFFFFFFF" w:tentative="1">
      <w:start w:val="1"/>
      <w:numFmt w:val="bullet"/>
      <w:lvlText w:val=""/>
      <w:lvlJc w:val="left"/>
      <w:pPr>
        <w:ind w:left="8888" w:hanging="360"/>
      </w:pPr>
      <w:rPr>
        <w:rFonts w:ascii="Wingdings" w:hAnsi="Wingdings" w:hint="default"/>
      </w:rPr>
    </w:lvl>
  </w:abstractNum>
  <w:abstractNum w:abstractNumId="2" w15:restartNumberingAfterBreak="0">
    <w:nsid w:val="48024213"/>
    <w:multiLevelType w:val="hybridMultilevel"/>
    <w:tmpl w:val="6EDED234"/>
    <w:lvl w:ilvl="0" w:tplc="FFFFFFFF">
      <w:start w:val="1"/>
      <w:numFmt w:val="low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 w15:restartNumberingAfterBreak="0">
    <w:nsid w:val="4CDE2FC4"/>
    <w:multiLevelType w:val="hybridMultilevel"/>
    <w:tmpl w:val="4C027B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E3D4399"/>
    <w:multiLevelType w:val="hybridMultilevel"/>
    <w:tmpl w:val="BABA118A"/>
    <w:lvl w:ilvl="0" w:tplc="A1A4904A">
      <w:numFmt w:val="bullet"/>
      <w:lvlText w:val="-"/>
      <w:lvlJc w:val="left"/>
      <w:pPr>
        <w:ind w:left="1494" w:hanging="360"/>
      </w:pPr>
      <w:rPr>
        <w:rFonts w:ascii="Aptos" w:eastAsiaTheme="minorHAnsi" w:hAnsi="Aptos" w:cstheme="minorBidi" w:hint="default"/>
      </w:rPr>
    </w:lvl>
    <w:lvl w:ilvl="1" w:tplc="0C0A0003">
      <w:start w:val="1"/>
      <w:numFmt w:val="bullet"/>
      <w:lvlText w:val="o"/>
      <w:lvlJc w:val="left"/>
      <w:pPr>
        <w:ind w:left="2214" w:hanging="360"/>
      </w:pPr>
      <w:rPr>
        <w:rFonts w:ascii="Courier New" w:hAnsi="Courier New" w:cs="Courier New" w:hint="default"/>
      </w:rPr>
    </w:lvl>
    <w:lvl w:ilvl="2" w:tplc="0C0A0005">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5" w15:restartNumberingAfterBreak="0">
    <w:nsid w:val="61A010B3"/>
    <w:multiLevelType w:val="multilevel"/>
    <w:tmpl w:val="ABD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87A81"/>
    <w:multiLevelType w:val="multilevel"/>
    <w:tmpl w:val="D78A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715BE"/>
    <w:multiLevelType w:val="hybridMultilevel"/>
    <w:tmpl w:val="7B504E08"/>
    <w:lvl w:ilvl="0" w:tplc="1AAA3A82">
      <w:start w:val="4"/>
      <w:numFmt w:val="bullet"/>
      <w:lvlText w:val="-"/>
      <w:lvlJc w:val="left"/>
      <w:pPr>
        <w:ind w:left="3128" w:hanging="360"/>
      </w:pPr>
      <w:rPr>
        <w:rFonts w:ascii="Aptos" w:eastAsiaTheme="minorHAnsi" w:hAnsi="Aptos" w:cstheme="minorBidi" w:hint="default"/>
      </w:rPr>
    </w:lvl>
    <w:lvl w:ilvl="1" w:tplc="0C0A0003">
      <w:start w:val="1"/>
      <w:numFmt w:val="bullet"/>
      <w:lvlText w:val="o"/>
      <w:lvlJc w:val="left"/>
      <w:pPr>
        <w:ind w:left="3848" w:hanging="360"/>
      </w:pPr>
      <w:rPr>
        <w:rFonts w:ascii="Courier New" w:hAnsi="Courier New" w:cs="Courier New" w:hint="default"/>
      </w:rPr>
    </w:lvl>
    <w:lvl w:ilvl="2" w:tplc="0C0A0005" w:tentative="1">
      <w:start w:val="1"/>
      <w:numFmt w:val="bullet"/>
      <w:lvlText w:val=""/>
      <w:lvlJc w:val="left"/>
      <w:pPr>
        <w:ind w:left="4568" w:hanging="360"/>
      </w:pPr>
      <w:rPr>
        <w:rFonts w:ascii="Wingdings" w:hAnsi="Wingdings" w:hint="default"/>
      </w:rPr>
    </w:lvl>
    <w:lvl w:ilvl="3" w:tplc="0C0A0001" w:tentative="1">
      <w:start w:val="1"/>
      <w:numFmt w:val="bullet"/>
      <w:lvlText w:val=""/>
      <w:lvlJc w:val="left"/>
      <w:pPr>
        <w:ind w:left="5288" w:hanging="360"/>
      </w:pPr>
      <w:rPr>
        <w:rFonts w:ascii="Symbol" w:hAnsi="Symbol" w:hint="default"/>
      </w:rPr>
    </w:lvl>
    <w:lvl w:ilvl="4" w:tplc="0C0A0003" w:tentative="1">
      <w:start w:val="1"/>
      <w:numFmt w:val="bullet"/>
      <w:lvlText w:val="o"/>
      <w:lvlJc w:val="left"/>
      <w:pPr>
        <w:ind w:left="6008" w:hanging="360"/>
      </w:pPr>
      <w:rPr>
        <w:rFonts w:ascii="Courier New" w:hAnsi="Courier New" w:cs="Courier New" w:hint="default"/>
      </w:rPr>
    </w:lvl>
    <w:lvl w:ilvl="5" w:tplc="0C0A0005" w:tentative="1">
      <w:start w:val="1"/>
      <w:numFmt w:val="bullet"/>
      <w:lvlText w:val=""/>
      <w:lvlJc w:val="left"/>
      <w:pPr>
        <w:ind w:left="6728" w:hanging="360"/>
      </w:pPr>
      <w:rPr>
        <w:rFonts w:ascii="Wingdings" w:hAnsi="Wingdings" w:hint="default"/>
      </w:rPr>
    </w:lvl>
    <w:lvl w:ilvl="6" w:tplc="0C0A0001" w:tentative="1">
      <w:start w:val="1"/>
      <w:numFmt w:val="bullet"/>
      <w:lvlText w:val=""/>
      <w:lvlJc w:val="left"/>
      <w:pPr>
        <w:ind w:left="7448" w:hanging="360"/>
      </w:pPr>
      <w:rPr>
        <w:rFonts w:ascii="Symbol" w:hAnsi="Symbol" w:hint="default"/>
      </w:rPr>
    </w:lvl>
    <w:lvl w:ilvl="7" w:tplc="0C0A0003" w:tentative="1">
      <w:start w:val="1"/>
      <w:numFmt w:val="bullet"/>
      <w:lvlText w:val="o"/>
      <w:lvlJc w:val="left"/>
      <w:pPr>
        <w:ind w:left="8168" w:hanging="360"/>
      </w:pPr>
      <w:rPr>
        <w:rFonts w:ascii="Courier New" w:hAnsi="Courier New" w:cs="Courier New" w:hint="default"/>
      </w:rPr>
    </w:lvl>
    <w:lvl w:ilvl="8" w:tplc="0C0A0005" w:tentative="1">
      <w:start w:val="1"/>
      <w:numFmt w:val="bullet"/>
      <w:lvlText w:val=""/>
      <w:lvlJc w:val="left"/>
      <w:pPr>
        <w:ind w:left="8888" w:hanging="360"/>
      </w:pPr>
      <w:rPr>
        <w:rFonts w:ascii="Wingdings" w:hAnsi="Wingdings" w:hint="default"/>
      </w:rPr>
    </w:lvl>
  </w:abstractNum>
  <w:num w:numId="1" w16cid:durableId="2122412361">
    <w:abstractNumId w:val="3"/>
  </w:num>
  <w:num w:numId="2" w16cid:durableId="1064062185">
    <w:abstractNumId w:val="4"/>
  </w:num>
  <w:num w:numId="3" w16cid:durableId="2045447327">
    <w:abstractNumId w:val="7"/>
  </w:num>
  <w:num w:numId="4" w16cid:durableId="32965925">
    <w:abstractNumId w:val="0"/>
  </w:num>
  <w:num w:numId="5" w16cid:durableId="127750216">
    <w:abstractNumId w:val="2"/>
  </w:num>
  <w:num w:numId="6" w16cid:durableId="626156964">
    <w:abstractNumId w:val="6"/>
  </w:num>
  <w:num w:numId="7" w16cid:durableId="1965575564">
    <w:abstractNumId w:val="5"/>
  </w:num>
  <w:num w:numId="8" w16cid:durableId="13512539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Alonso Carlos">
    <w15:presenceInfo w15:providerId="AD" w15:userId="S::n48920@gruposantander.com::3591cb78-afbf-4a0e-b06a-1881384eb7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65"/>
    <w:rsid w:val="000077FB"/>
    <w:rsid w:val="00011A15"/>
    <w:rsid w:val="00012CEB"/>
    <w:rsid w:val="000203D2"/>
    <w:rsid w:val="00033D98"/>
    <w:rsid w:val="00035B84"/>
    <w:rsid w:val="000449A8"/>
    <w:rsid w:val="0005317A"/>
    <w:rsid w:val="00057DB9"/>
    <w:rsid w:val="00094857"/>
    <w:rsid w:val="00095D20"/>
    <w:rsid w:val="000A55CC"/>
    <w:rsid w:val="000A6B06"/>
    <w:rsid w:val="000B13A1"/>
    <w:rsid w:val="000B3BD4"/>
    <w:rsid w:val="000D7720"/>
    <w:rsid w:val="00105259"/>
    <w:rsid w:val="00122317"/>
    <w:rsid w:val="00130212"/>
    <w:rsid w:val="00143A84"/>
    <w:rsid w:val="0014607B"/>
    <w:rsid w:val="00165315"/>
    <w:rsid w:val="001732F9"/>
    <w:rsid w:val="00181958"/>
    <w:rsid w:val="00182C6C"/>
    <w:rsid w:val="00195668"/>
    <w:rsid w:val="001974F5"/>
    <w:rsid w:val="001A2250"/>
    <w:rsid w:val="001D10CA"/>
    <w:rsid w:val="001E7D43"/>
    <w:rsid w:val="001F5565"/>
    <w:rsid w:val="00200B31"/>
    <w:rsid w:val="00202B12"/>
    <w:rsid w:val="00213F47"/>
    <w:rsid w:val="002228AB"/>
    <w:rsid w:val="0024362F"/>
    <w:rsid w:val="00261B97"/>
    <w:rsid w:val="00262DA9"/>
    <w:rsid w:val="00266AF2"/>
    <w:rsid w:val="002679D3"/>
    <w:rsid w:val="00273FC6"/>
    <w:rsid w:val="0028424B"/>
    <w:rsid w:val="002879DA"/>
    <w:rsid w:val="00297A4F"/>
    <w:rsid w:val="002A2CEB"/>
    <w:rsid w:val="002A37E3"/>
    <w:rsid w:val="002A5D27"/>
    <w:rsid w:val="002C02A0"/>
    <w:rsid w:val="002C7073"/>
    <w:rsid w:val="002D324C"/>
    <w:rsid w:val="002E3C3F"/>
    <w:rsid w:val="002F1169"/>
    <w:rsid w:val="003122EA"/>
    <w:rsid w:val="0033118D"/>
    <w:rsid w:val="0033144F"/>
    <w:rsid w:val="003409A0"/>
    <w:rsid w:val="003468F5"/>
    <w:rsid w:val="003530A4"/>
    <w:rsid w:val="00356DD9"/>
    <w:rsid w:val="003661E6"/>
    <w:rsid w:val="00381B89"/>
    <w:rsid w:val="00381DC7"/>
    <w:rsid w:val="003823EE"/>
    <w:rsid w:val="00396548"/>
    <w:rsid w:val="003A554F"/>
    <w:rsid w:val="003C531C"/>
    <w:rsid w:val="003D1D2E"/>
    <w:rsid w:val="003D669A"/>
    <w:rsid w:val="003E7CD0"/>
    <w:rsid w:val="003F67C1"/>
    <w:rsid w:val="003F73CF"/>
    <w:rsid w:val="00405EEC"/>
    <w:rsid w:val="00423A83"/>
    <w:rsid w:val="00427C9E"/>
    <w:rsid w:val="00445ABD"/>
    <w:rsid w:val="00470A98"/>
    <w:rsid w:val="00476E2A"/>
    <w:rsid w:val="00483AF9"/>
    <w:rsid w:val="004A4485"/>
    <w:rsid w:val="004B6FE0"/>
    <w:rsid w:val="004F49F1"/>
    <w:rsid w:val="00524EF7"/>
    <w:rsid w:val="00530B68"/>
    <w:rsid w:val="005328C6"/>
    <w:rsid w:val="005468A9"/>
    <w:rsid w:val="005510CA"/>
    <w:rsid w:val="0055395D"/>
    <w:rsid w:val="005540F9"/>
    <w:rsid w:val="00557E11"/>
    <w:rsid w:val="00587719"/>
    <w:rsid w:val="005C483F"/>
    <w:rsid w:val="005D4629"/>
    <w:rsid w:val="005D7AC0"/>
    <w:rsid w:val="005E5193"/>
    <w:rsid w:val="00602B40"/>
    <w:rsid w:val="006162D7"/>
    <w:rsid w:val="00620C40"/>
    <w:rsid w:val="00624FA3"/>
    <w:rsid w:val="00630C7C"/>
    <w:rsid w:val="00633006"/>
    <w:rsid w:val="0064441C"/>
    <w:rsid w:val="00676C9D"/>
    <w:rsid w:val="00686E58"/>
    <w:rsid w:val="00687085"/>
    <w:rsid w:val="0069458C"/>
    <w:rsid w:val="006A74DB"/>
    <w:rsid w:val="006C1061"/>
    <w:rsid w:val="006E52EC"/>
    <w:rsid w:val="006E5B97"/>
    <w:rsid w:val="006F2D3D"/>
    <w:rsid w:val="00701AFF"/>
    <w:rsid w:val="007050A7"/>
    <w:rsid w:val="007071B9"/>
    <w:rsid w:val="00742362"/>
    <w:rsid w:val="00744335"/>
    <w:rsid w:val="00746965"/>
    <w:rsid w:val="0074771F"/>
    <w:rsid w:val="00762E62"/>
    <w:rsid w:val="007654C4"/>
    <w:rsid w:val="007D283A"/>
    <w:rsid w:val="007D290F"/>
    <w:rsid w:val="007D5AF1"/>
    <w:rsid w:val="007D781D"/>
    <w:rsid w:val="007F0692"/>
    <w:rsid w:val="008047D5"/>
    <w:rsid w:val="00807E26"/>
    <w:rsid w:val="008156F2"/>
    <w:rsid w:val="00820CA7"/>
    <w:rsid w:val="0082100C"/>
    <w:rsid w:val="00832CB0"/>
    <w:rsid w:val="00860B56"/>
    <w:rsid w:val="00890D46"/>
    <w:rsid w:val="008A70C6"/>
    <w:rsid w:val="008C0E01"/>
    <w:rsid w:val="008C7773"/>
    <w:rsid w:val="008E5FF3"/>
    <w:rsid w:val="008F6D68"/>
    <w:rsid w:val="00901C34"/>
    <w:rsid w:val="00944348"/>
    <w:rsid w:val="00963FDA"/>
    <w:rsid w:val="00970474"/>
    <w:rsid w:val="009877D2"/>
    <w:rsid w:val="00993B9C"/>
    <w:rsid w:val="009A3B0F"/>
    <w:rsid w:val="009A597B"/>
    <w:rsid w:val="009E40F3"/>
    <w:rsid w:val="009F59D6"/>
    <w:rsid w:val="00A14884"/>
    <w:rsid w:val="00A2637A"/>
    <w:rsid w:val="00A31F9D"/>
    <w:rsid w:val="00A3496B"/>
    <w:rsid w:val="00A72840"/>
    <w:rsid w:val="00A80061"/>
    <w:rsid w:val="00A8239F"/>
    <w:rsid w:val="00A90195"/>
    <w:rsid w:val="00A905DF"/>
    <w:rsid w:val="00A97D80"/>
    <w:rsid w:val="00AB5D0D"/>
    <w:rsid w:val="00AC1234"/>
    <w:rsid w:val="00AC4DC6"/>
    <w:rsid w:val="00AF445D"/>
    <w:rsid w:val="00B121C2"/>
    <w:rsid w:val="00B506B8"/>
    <w:rsid w:val="00B52C25"/>
    <w:rsid w:val="00B63CDB"/>
    <w:rsid w:val="00B84BB9"/>
    <w:rsid w:val="00B905C1"/>
    <w:rsid w:val="00BA0434"/>
    <w:rsid w:val="00BA4FE8"/>
    <w:rsid w:val="00BB57C9"/>
    <w:rsid w:val="00BB5E65"/>
    <w:rsid w:val="00BC699D"/>
    <w:rsid w:val="00BD4D56"/>
    <w:rsid w:val="00BE3399"/>
    <w:rsid w:val="00BE6E7B"/>
    <w:rsid w:val="00BE75BC"/>
    <w:rsid w:val="00BF595C"/>
    <w:rsid w:val="00C1461C"/>
    <w:rsid w:val="00C16BA1"/>
    <w:rsid w:val="00C24704"/>
    <w:rsid w:val="00C26C27"/>
    <w:rsid w:val="00C316BC"/>
    <w:rsid w:val="00C43C9E"/>
    <w:rsid w:val="00C51A9D"/>
    <w:rsid w:val="00C56E8F"/>
    <w:rsid w:val="00C57DA5"/>
    <w:rsid w:val="00CC2477"/>
    <w:rsid w:val="00CC41D7"/>
    <w:rsid w:val="00CD56BE"/>
    <w:rsid w:val="00CD7CC1"/>
    <w:rsid w:val="00CE382F"/>
    <w:rsid w:val="00CF0DA8"/>
    <w:rsid w:val="00D05B1D"/>
    <w:rsid w:val="00D15796"/>
    <w:rsid w:val="00D33E85"/>
    <w:rsid w:val="00D408C3"/>
    <w:rsid w:val="00D60E56"/>
    <w:rsid w:val="00D87ED9"/>
    <w:rsid w:val="00DA6406"/>
    <w:rsid w:val="00DB0FD3"/>
    <w:rsid w:val="00DB1E53"/>
    <w:rsid w:val="00DB3DA5"/>
    <w:rsid w:val="00DC06A7"/>
    <w:rsid w:val="00DD511D"/>
    <w:rsid w:val="00DE2552"/>
    <w:rsid w:val="00DE4F8E"/>
    <w:rsid w:val="00DE6B61"/>
    <w:rsid w:val="00DF3E4E"/>
    <w:rsid w:val="00E06A5E"/>
    <w:rsid w:val="00E06C1F"/>
    <w:rsid w:val="00E16A87"/>
    <w:rsid w:val="00E26660"/>
    <w:rsid w:val="00E30E63"/>
    <w:rsid w:val="00E46FB2"/>
    <w:rsid w:val="00E6588C"/>
    <w:rsid w:val="00E87981"/>
    <w:rsid w:val="00EA704F"/>
    <w:rsid w:val="00EA7FDA"/>
    <w:rsid w:val="00EC4C35"/>
    <w:rsid w:val="00ED6C30"/>
    <w:rsid w:val="00EF2D65"/>
    <w:rsid w:val="00F04B3E"/>
    <w:rsid w:val="00F07C0E"/>
    <w:rsid w:val="00F146CA"/>
    <w:rsid w:val="00F206C4"/>
    <w:rsid w:val="00F222C3"/>
    <w:rsid w:val="00F3207D"/>
    <w:rsid w:val="00F3670C"/>
    <w:rsid w:val="00F376FE"/>
    <w:rsid w:val="00F632DC"/>
    <w:rsid w:val="00F640A0"/>
    <w:rsid w:val="00F75377"/>
    <w:rsid w:val="00F8175D"/>
    <w:rsid w:val="00F825CC"/>
    <w:rsid w:val="00FF22C0"/>
    <w:rsid w:val="00FF34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3E13"/>
  <w15:chartTrackingRefBased/>
  <w15:docId w15:val="{CE760F4E-168A-42B0-9F61-D85355ED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8C6"/>
  </w:style>
  <w:style w:type="paragraph" w:styleId="Ttulo1">
    <w:name w:val="heading 1"/>
    <w:basedOn w:val="Normal"/>
    <w:next w:val="Normal"/>
    <w:link w:val="Ttulo1Car"/>
    <w:uiPriority w:val="9"/>
    <w:qFormat/>
    <w:rsid w:val="00BB5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5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5E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5E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5E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5E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5E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5E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5E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5E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5E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5E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5E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5E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5E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5E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5E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5E65"/>
    <w:rPr>
      <w:rFonts w:eastAsiaTheme="majorEastAsia" w:cstheme="majorBidi"/>
      <w:color w:val="272727" w:themeColor="text1" w:themeTint="D8"/>
    </w:rPr>
  </w:style>
  <w:style w:type="paragraph" w:styleId="Ttulo">
    <w:name w:val="Title"/>
    <w:basedOn w:val="Normal"/>
    <w:next w:val="Normal"/>
    <w:link w:val="TtuloCar"/>
    <w:uiPriority w:val="10"/>
    <w:qFormat/>
    <w:rsid w:val="00BB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5E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5E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5E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5E65"/>
    <w:pPr>
      <w:spacing w:before="160"/>
      <w:jc w:val="center"/>
    </w:pPr>
    <w:rPr>
      <w:i/>
      <w:iCs/>
      <w:color w:val="404040" w:themeColor="text1" w:themeTint="BF"/>
    </w:rPr>
  </w:style>
  <w:style w:type="character" w:customStyle="1" w:styleId="CitaCar">
    <w:name w:val="Cita Car"/>
    <w:basedOn w:val="Fuentedeprrafopredeter"/>
    <w:link w:val="Cita"/>
    <w:uiPriority w:val="29"/>
    <w:rsid w:val="00BB5E65"/>
    <w:rPr>
      <w:i/>
      <w:iCs/>
      <w:color w:val="404040" w:themeColor="text1" w:themeTint="BF"/>
    </w:rPr>
  </w:style>
  <w:style w:type="paragraph" w:styleId="Prrafodelista">
    <w:name w:val="List Paragraph"/>
    <w:basedOn w:val="Normal"/>
    <w:uiPriority w:val="34"/>
    <w:qFormat/>
    <w:rsid w:val="00BB5E65"/>
    <w:pPr>
      <w:ind w:left="720"/>
      <w:contextualSpacing/>
    </w:pPr>
  </w:style>
  <w:style w:type="character" w:styleId="nfasisintenso">
    <w:name w:val="Intense Emphasis"/>
    <w:basedOn w:val="Fuentedeprrafopredeter"/>
    <w:uiPriority w:val="21"/>
    <w:qFormat/>
    <w:rsid w:val="00BB5E65"/>
    <w:rPr>
      <w:i/>
      <w:iCs/>
      <w:color w:val="0F4761" w:themeColor="accent1" w:themeShade="BF"/>
    </w:rPr>
  </w:style>
  <w:style w:type="paragraph" w:styleId="Citadestacada">
    <w:name w:val="Intense Quote"/>
    <w:basedOn w:val="Normal"/>
    <w:next w:val="Normal"/>
    <w:link w:val="CitadestacadaCar"/>
    <w:uiPriority w:val="30"/>
    <w:qFormat/>
    <w:rsid w:val="00BB5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5E65"/>
    <w:rPr>
      <w:i/>
      <w:iCs/>
      <w:color w:val="0F4761" w:themeColor="accent1" w:themeShade="BF"/>
    </w:rPr>
  </w:style>
  <w:style w:type="character" w:styleId="Referenciaintensa">
    <w:name w:val="Intense Reference"/>
    <w:basedOn w:val="Fuentedeprrafopredeter"/>
    <w:uiPriority w:val="32"/>
    <w:qFormat/>
    <w:rsid w:val="00BB5E65"/>
    <w:rPr>
      <w:b/>
      <w:bCs/>
      <w:smallCaps/>
      <w:color w:val="0F4761" w:themeColor="accent1" w:themeShade="BF"/>
      <w:spacing w:val="5"/>
    </w:rPr>
  </w:style>
  <w:style w:type="character" w:styleId="Hipervnculo">
    <w:name w:val="Hyperlink"/>
    <w:basedOn w:val="Fuentedeprrafopredeter"/>
    <w:uiPriority w:val="99"/>
    <w:unhideWhenUsed/>
    <w:rsid w:val="00D05B1D"/>
    <w:rPr>
      <w:color w:val="467886" w:themeColor="hyperlink"/>
      <w:u w:val="single"/>
    </w:rPr>
  </w:style>
  <w:style w:type="character" w:styleId="Mencinsinresolver">
    <w:name w:val="Unresolved Mention"/>
    <w:basedOn w:val="Fuentedeprrafopredeter"/>
    <w:uiPriority w:val="99"/>
    <w:semiHidden/>
    <w:unhideWhenUsed/>
    <w:rsid w:val="00D05B1D"/>
    <w:rPr>
      <w:color w:val="605E5C"/>
      <w:shd w:val="clear" w:color="auto" w:fill="E1DFDD"/>
    </w:rPr>
  </w:style>
  <w:style w:type="paragraph" w:styleId="Revisin">
    <w:name w:val="Revision"/>
    <w:hidden/>
    <w:uiPriority w:val="99"/>
    <w:semiHidden/>
    <w:rsid w:val="00D05B1D"/>
    <w:pPr>
      <w:spacing w:after="0" w:line="240" w:lineRule="auto"/>
    </w:pPr>
  </w:style>
  <w:style w:type="paragraph" w:styleId="NormalWeb">
    <w:name w:val="Normal (Web)"/>
    <w:basedOn w:val="Normal"/>
    <w:uiPriority w:val="99"/>
    <w:semiHidden/>
    <w:unhideWhenUsed/>
    <w:rsid w:val="003122EA"/>
    <w:pPr>
      <w:spacing w:before="100" w:beforeAutospacing="1" w:after="100" w:afterAutospacing="1" w:line="240" w:lineRule="auto"/>
    </w:pPr>
    <w:rPr>
      <w:rFonts w:ascii="Aptos" w:hAnsi="Aptos" w:cs="Aptos"/>
      <w:kern w:val="0"/>
      <w:sz w:val="24"/>
      <w:szCs w:val="24"/>
      <w:lang w:eastAsia="es-ES"/>
      <w14:ligatures w14:val="none"/>
    </w:rPr>
  </w:style>
  <w:style w:type="character" w:styleId="Fuerte">
    <w:name w:val="Strong"/>
    <w:basedOn w:val="Fuentedeprrafopredeter"/>
    <w:uiPriority w:val="22"/>
    <w:qFormat/>
    <w:rsid w:val="003122EA"/>
    <w:rPr>
      <w:b/>
      <w:bCs/>
    </w:rPr>
  </w:style>
  <w:style w:type="paragraph" w:styleId="HTMLconformatoprevio">
    <w:name w:val="HTML Preformatted"/>
    <w:basedOn w:val="Normal"/>
    <w:link w:val="HTMLconformatoprevioCar"/>
    <w:uiPriority w:val="99"/>
    <w:semiHidden/>
    <w:unhideWhenUsed/>
    <w:rsid w:val="008F6D6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F6D68"/>
    <w:rPr>
      <w:rFonts w:ascii="Consolas" w:hAnsi="Consolas"/>
      <w:sz w:val="20"/>
      <w:szCs w:val="20"/>
    </w:rPr>
  </w:style>
  <w:style w:type="paragraph" w:styleId="Encabezado">
    <w:name w:val="header"/>
    <w:basedOn w:val="Normal"/>
    <w:link w:val="EncabezadoCar"/>
    <w:uiPriority w:val="99"/>
    <w:unhideWhenUsed/>
    <w:rsid w:val="00807E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07E26"/>
  </w:style>
  <w:style w:type="paragraph" w:styleId="Piedepgina">
    <w:name w:val="footer"/>
    <w:basedOn w:val="Normal"/>
    <w:link w:val="PiedepginaCar"/>
    <w:uiPriority w:val="99"/>
    <w:unhideWhenUsed/>
    <w:rsid w:val="00807E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07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pps.powerapps.com/play/e/7d813ccb-da70-e480-89fa-f857ea098854/a/5f78b53b-9861-4c84-9a2f-66030040f8e7?tenantId=35595a02-4d6d-44ac-99e1-f9ab4cd872db&amp;hint=4669d9fd-c173-4efa-a0f1-a77c7a34271d&amp;hidenavbar=true&amp;sourcetime=1750145758112"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mailto:corporate-governance@gruposantander.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mailto:corporate-governance@gruposantander.com" TargetMode="External"/><Relationship Id="rId40" Type="http://schemas.openxmlformats.org/officeDocument/2006/relationships/hyperlink" Target="mailto:corporate-governance@gruposantander.com"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pps.powerapps.com/play/e/7d813ccb-da70-e480-89fa-f857ea098854/a/5f78b53b-9861-4c84-9a2f-66030040f8e7?tenantId=35595a02-4d6d-44ac-99e1-f9ab4cd872db&amp;hint=4669d9fd-c173-4efa-a0f1-a77c7a34271d&amp;hidenavbar=true&amp;sourcetime=1750145758112%2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mailto:itsoportevip@gruposantander.com"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apps.powerapps.com/play/e/7d813ccb-da70-e480-89fa-f857ea098854/a/5f78b53b-9861-4c84-9a2f-66030040f8e7?tenantId=35595a02-4d6d-44ac-99e1-f9ab4cd872db&amp;hint=4669d9fd-c173-4efa-a0f1-a77c7a34271d&amp;hidenavbar=true&amp;sourcetime=175014575811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10BEE-42E9-4971-BDDA-DEE2B4BBF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4166</Words>
  <Characters>22914</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Santander</Company>
  <LinksUpToDate>false</LinksUpToDate>
  <CharactersWithSpaces>27026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Alonso Carlos</dc:creator>
  <cp:keywords/>
  <dc:description/>
  <cp:lastModifiedBy>Sebastian Alonso Carlos</cp:lastModifiedBy>
  <cp:revision>19</cp:revision>
  <cp:lastPrinted>2026-05-11T11:13:00Z</cp:lastPrinted>
  <dcterms:created xsi:type="dcterms:W3CDTF">2026-05-12T08:32:00Z</dcterms:created>
  <dcterms:modified xsi:type="dcterms:W3CDTF">2026-05-14T15:52:00Z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2026-04-21T11:31:04Z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cc5fa479-327d-4f7f-b488-bb5bbf5645b3</vt:lpwstr>
  </property>
  <property fmtid="{D5CDD505-2E9C-101B-9397-08002B2CF9AE}" pid="8" name="MSIP_Label_41b88ec2-a72b-4523-9e84-0458a1764731_ContentBits">
    <vt:lpwstr>0</vt:lpwstr>
  </property>
  <property fmtid="{D5CDD505-2E9C-101B-9397-08002B2CF9AE}" pid="9" name="MSIP_Label_41b88ec2-a72b-4523-9e84-0458a1764731_Tag">
    <vt:lpwstr>10, 0, 1, 1</vt:lpwstr>
  </property>
</Properties>
</file>