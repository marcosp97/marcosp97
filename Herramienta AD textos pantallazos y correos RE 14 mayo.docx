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E4F20" w14:textId="73EA278F" w:rsidR="008D088F" w:rsidRPr="008D088F" w:rsidRDefault="008D088F" w:rsidP="008D088F">
      <w:pPr>
        <w:jc w:val="center"/>
        <w:rPr>
          <w:b/>
          <w:bCs/>
          <w:sz w:val="32"/>
          <w:szCs w:val="32"/>
          <w:u w:val="single"/>
          <w:lang w:val="es-ES"/>
        </w:rPr>
      </w:pPr>
      <w:r w:rsidRPr="008D088F">
        <w:rPr>
          <w:b/>
          <w:bCs/>
          <w:sz w:val="32"/>
          <w:szCs w:val="32"/>
          <w:u w:val="single"/>
          <w:lang w:val="es-ES"/>
        </w:rPr>
        <w:t xml:space="preserve">Herramienta de partes vinculadas </w:t>
      </w:r>
      <w:r>
        <w:rPr>
          <w:b/>
          <w:bCs/>
          <w:sz w:val="32"/>
          <w:szCs w:val="32"/>
          <w:u w:val="single"/>
          <w:lang w:val="es-ES"/>
        </w:rPr>
        <w:t>alta dirección</w:t>
      </w:r>
    </w:p>
    <w:p w14:paraId="7C7E795B" w14:textId="77777777" w:rsidR="008D088F" w:rsidRPr="008D088F" w:rsidRDefault="008D088F" w:rsidP="008D088F">
      <w:pPr>
        <w:jc w:val="center"/>
        <w:rPr>
          <w:b/>
          <w:bCs/>
          <w:sz w:val="32"/>
          <w:szCs w:val="32"/>
          <w:u w:val="single"/>
          <w:lang w:val="es-ES"/>
        </w:rPr>
      </w:pPr>
      <w:r w:rsidRPr="008D088F">
        <w:rPr>
          <w:b/>
          <w:bCs/>
          <w:sz w:val="32"/>
          <w:szCs w:val="32"/>
          <w:u w:val="single"/>
          <w:lang w:val="es-ES"/>
        </w:rPr>
        <w:t>Cambios mayo 2026</w:t>
      </w:r>
    </w:p>
    <w:p w14:paraId="3C985E79" w14:textId="77777777" w:rsidR="00BB5E65" w:rsidRPr="008D088F" w:rsidRDefault="00BB5E65" w:rsidP="00BB5E65">
      <w:pPr>
        <w:jc w:val="center"/>
        <w:rPr>
          <w:b/>
          <w:bCs/>
          <w:sz w:val="32"/>
          <w:szCs w:val="32"/>
          <w:lang w:val="es-ES"/>
        </w:rPr>
      </w:pPr>
    </w:p>
    <w:p w14:paraId="41F59DF0" w14:textId="7AB4E26F" w:rsidR="00BB5E65" w:rsidRPr="008D088F" w:rsidRDefault="00BB5E65" w:rsidP="00BB5E65">
      <w:pPr>
        <w:jc w:val="center"/>
        <w:rPr>
          <w:b/>
          <w:bCs/>
          <w:sz w:val="32"/>
          <w:szCs w:val="32"/>
          <w:lang w:val="es-ES"/>
        </w:rPr>
      </w:pPr>
    </w:p>
    <w:p w14:paraId="7641F2DF" w14:textId="20BF7BC7" w:rsidR="00BB5E65" w:rsidRDefault="00876563" w:rsidP="00BB5E65">
      <w:pPr>
        <w:jc w:val="center"/>
        <w:rPr>
          <w:b/>
          <w:bCs/>
          <w:sz w:val="32"/>
          <w:szCs w:val="32"/>
        </w:rPr>
      </w:pPr>
      <w:r w:rsidRPr="00603D9A">
        <w:rPr>
          <w:b/>
          <w:bCs/>
          <w:noProof/>
          <w:sz w:val="32"/>
          <w:szCs w:val="32"/>
        </w:rPr>
        <w:drawing>
          <wp:inline distT="0" distB="0" distL="0" distR="0" wp14:anchorId="6CFC4853" wp14:editId="195EA111">
            <wp:extent cx="5649448" cy="2728641"/>
            <wp:effectExtent l="0" t="0" r="8890" b="0"/>
            <wp:docPr id="1263741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41104" name=""/>
                    <pic:cNvPicPr/>
                  </pic:nvPicPr>
                  <pic:blipFill>
                    <a:blip r:embed="rId5"/>
                    <a:stretch>
                      <a:fillRect/>
                    </a:stretch>
                  </pic:blipFill>
                  <pic:spPr>
                    <a:xfrm>
                      <a:off x="0" y="0"/>
                      <a:ext cx="5662577" cy="2734982"/>
                    </a:xfrm>
                    <a:prstGeom prst="rect">
                      <a:avLst/>
                    </a:prstGeom>
                  </pic:spPr>
                </pic:pic>
              </a:graphicData>
            </a:graphic>
          </wp:inline>
        </w:drawing>
      </w:r>
    </w:p>
    <w:p w14:paraId="204913C2" w14:textId="77777777" w:rsidR="00A9773F" w:rsidRPr="00780865" w:rsidRDefault="00A9773F" w:rsidP="008D088F">
      <w:pPr>
        <w:ind w:firstLine="426"/>
        <w:jc w:val="both"/>
        <w:rPr>
          <w:sz w:val="20"/>
          <w:szCs w:val="20"/>
          <w:lang w:val="es-ES"/>
        </w:rPr>
      </w:pPr>
      <w:r w:rsidRPr="00780865">
        <w:rPr>
          <w:sz w:val="20"/>
          <w:szCs w:val="20"/>
          <w:lang w:val="es-ES"/>
        </w:rPr>
        <w:t>Portada:</w:t>
      </w:r>
    </w:p>
    <w:p w14:paraId="208CA0CF" w14:textId="77777777" w:rsidR="00A9773F" w:rsidRPr="008D088F" w:rsidRDefault="00A9773F" w:rsidP="008D088F">
      <w:pPr>
        <w:pStyle w:val="Prrafodelista"/>
        <w:numPr>
          <w:ilvl w:val="0"/>
          <w:numId w:val="2"/>
        </w:numPr>
        <w:ind w:left="1418" w:hanging="272"/>
        <w:jc w:val="both"/>
        <w:rPr>
          <w:sz w:val="20"/>
          <w:szCs w:val="20"/>
          <w:lang w:val="es-ES"/>
        </w:rPr>
      </w:pPr>
      <w:r w:rsidRPr="008D088F">
        <w:rPr>
          <w:sz w:val="20"/>
          <w:szCs w:val="20"/>
          <w:lang w:val="es-ES"/>
        </w:rPr>
        <w:t xml:space="preserve">Cambiar la foto para evitar confusión con la reevaluación </w:t>
      </w:r>
      <w:r w:rsidRPr="00780865">
        <w:rPr>
          <w:sz w:val="20"/>
          <w:szCs w:val="20"/>
        </w:rPr>
        <w:t>annual</w:t>
      </w:r>
      <w:r w:rsidRPr="008D088F">
        <w:rPr>
          <w:sz w:val="20"/>
          <w:szCs w:val="20"/>
          <w:lang w:val="es-ES"/>
        </w:rPr>
        <w:t xml:space="preserve"> (la misma que para consejeros)</w:t>
      </w:r>
    </w:p>
    <w:p w14:paraId="4A5B012E" w14:textId="648835BF" w:rsidR="00A9773F" w:rsidRPr="00A9773F" w:rsidRDefault="00A9773F" w:rsidP="008D088F">
      <w:pPr>
        <w:pStyle w:val="Prrafodelista"/>
        <w:numPr>
          <w:ilvl w:val="0"/>
          <w:numId w:val="2"/>
        </w:numPr>
        <w:ind w:left="1418" w:hanging="272"/>
        <w:jc w:val="both"/>
        <w:rPr>
          <w:sz w:val="20"/>
          <w:szCs w:val="20"/>
        </w:rPr>
      </w:pPr>
      <w:r w:rsidRPr="00780865">
        <w:rPr>
          <w:sz w:val="20"/>
          <w:szCs w:val="20"/>
          <w:lang w:val="es-ES"/>
        </w:rPr>
        <w:t>Cambiar el texto de la portada por</w:t>
      </w:r>
      <w:r w:rsidRPr="00A9773F">
        <w:rPr>
          <w:sz w:val="20"/>
          <w:szCs w:val="20"/>
        </w:rPr>
        <w:t xml:space="preserve"> </w:t>
      </w:r>
      <w:ins w:id="0" w:author="Sebastian Alonso Carlos" w:date="2026-05-14T16:59:00Z" w16du:dateUtc="2026-05-14T14:59:00Z">
        <w:r w:rsidR="009A0A31">
          <w:rPr>
            <w:sz w:val="20"/>
            <w:szCs w:val="20"/>
          </w:rPr>
          <w:t>“</w:t>
        </w:r>
      </w:ins>
      <w:r w:rsidRPr="00A9773F">
        <w:rPr>
          <w:color w:val="FF0000"/>
          <w:sz w:val="20"/>
          <w:szCs w:val="20"/>
        </w:rPr>
        <w:t>Related parties questionnaire for Banco Santander S.A. senior management</w:t>
      </w:r>
      <w:ins w:id="1" w:author="Sebastian Alonso Carlos" w:date="2026-05-14T16:59:00Z" w16du:dateUtc="2026-05-14T14:59:00Z">
        <w:r w:rsidR="009A0A31">
          <w:rPr>
            <w:color w:val="FF0000"/>
            <w:sz w:val="20"/>
            <w:szCs w:val="20"/>
          </w:rPr>
          <w:t>”</w:t>
        </w:r>
      </w:ins>
      <w:del w:id="2" w:author="Sebastian Alonso Carlos" w:date="2026-05-14T16:59:00Z" w16du:dateUtc="2026-05-14T14:59:00Z">
        <w:r w:rsidRPr="00A9773F" w:rsidDel="009A0A31">
          <w:rPr>
            <w:color w:val="FF0000"/>
            <w:sz w:val="20"/>
            <w:szCs w:val="20"/>
          </w:rPr>
          <w:delText xml:space="preserve"> </w:delText>
        </w:r>
      </w:del>
    </w:p>
    <w:p w14:paraId="2645B3DF" w14:textId="5422EB99" w:rsidR="00876563" w:rsidRDefault="00876563" w:rsidP="00BB5E65">
      <w:pPr>
        <w:jc w:val="center"/>
        <w:rPr>
          <w:b/>
          <w:bCs/>
          <w:sz w:val="32"/>
          <w:szCs w:val="32"/>
        </w:rPr>
      </w:pPr>
      <w:r w:rsidRPr="00603D9A">
        <w:rPr>
          <w:b/>
          <w:bCs/>
          <w:noProof/>
          <w:sz w:val="32"/>
          <w:szCs w:val="32"/>
        </w:rPr>
        <w:drawing>
          <wp:inline distT="0" distB="0" distL="0" distR="0" wp14:anchorId="5AB53A20" wp14:editId="0420A583">
            <wp:extent cx="5602556" cy="2591436"/>
            <wp:effectExtent l="0" t="0" r="0" b="0"/>
            <wp:docPr id="20231406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40653" name=""/>
                    <pic:cNvPicPr/>
                  </pic:nvPicPr>
                  <pic:blipFill>
                    <a:blip r:embed="rId6"/>
                    <a:stretch>
                      <a:fillRect/>
                    </a:stretch>
                  </pic:blipFill>
                  <pic:spPr>
                    <a:xfrm>
                      <a:off x="0" y="0"/>
                      <a:ext cx="5613314" cy="2596412"/>
                    </a:xfrm>
                    <a:prstGeom prst="rect">
                      <a:avLst/>
                    </a:prstGeom>
                  </pic:spPr>
                </pic:pic>
              </a:graphicData>
            </a:graphic>
          </wp:inline>
        </w:drawing>
      </w:r>
    </w:p>
    <w:p w14:paraId="347A235A" w14:textId="77777777" w:rsidR="008D088F" w:rsidRPr="00780865" w:rsidRDefault="008D088F" w:rsidP="008D088F">
      <w:pPr>
        <w:ind w:firstLine="426"/>
        <w:rPr>
          <w:sz w:val="20"/>
          <w:szCs w:val="20"/>
          <w:lang w:val="es-ES"/>
        </w:rPr>
      </w:pPr>
      <w:r w:rsidRPr="00780865">
        <w:rPr>
          <w:sz w:val="20"/>
          <w:szCs w:val="20"/>
          <w:lang w:val="es-ES"/>
        </w:rPr>
        <w:t xml:space="preserve">Ventana emergente: </w:t>
      </w:r>
    </w:p>
    <w:p w14:paraId="36B82C63" w14:textId="6E273899" w:rsidR="006C7C78" w:rsidRPr="00A9773F" w:rsidRDefault="00A9773F" w:rsidP="008D088F">
      <w:pPr>
        <w:ind w:firstLine="426"/>
        <w:jc w:val="both"/>
        <w:rPr>
          <w:sz w:val="20"/>
          <w:szCs w:val="20"/>
        </w:rPr>
      </w:pPr>
      <w:r w:rsidRPr="00780865">
        <w:rPr>
          <w:sz w:val="20"/>
          <w:szCs w:val="20"/>
          <w:lang w:val="es-ES"/>
        </w:rPr>
        <w:t>Cambiar el texto de la ventana emergente por</w:t>
      </w:r>
      <w:r>
        <w:rPr>
          <w:sz w:val="20"/>
          <w:szCs w:val="20"/>
        </w:rPr>
        <w:t xml:space="preserve"> “</w:t>
      </w:r>
      <w:r w:rsidRPr="00AC4DC6">
        <w:rPr>
          <w:sz w:val="20"/>
          <w:szCs w:val="20"/>
          <w:lang w:val="en-US"/>
        </w:rPr>
        <w:t>Please confirm or update your personal information, as appropriate”</w:t>
      </w:r>
      <w:r w:rsidRPr="00AC4DC6">
        <w:rPr>
          <w:sz w:val="20"/>
          <w:szCs w:val="20"/>
        </w:rPr>
        <w:t>.</w:t>
      </w:r>
    </w:p>
    <w:p w14:paraId="4A121B24" w14:textId="26E57884" w:rsidR="005F5133" w:rsidRPr="00603D9A" w:rsidRDefault="00A9773F" w:rsidP="00BB5E65">
      <w:pPr>
        <w:jc w:val="center"/>
        <w:rPr>
          <w:b/>
          <w:bCs/>
          <w:sz w:val="32"/>
          <w:szCs w:val="32"/>
        </w:rPr>
      </w:pPr>
      <w:r w:rsidRPr="00A9773F">
        <w:rPr>
          <w:b/>
          <w:bCs/>
          <w:noProof/>
          <w:sz w:val="32"/>
          <w:szCs w:val="32"/>
        </w:rPr>
        <w:drawing>
          <wp:inline distT="0" distB="0" distL="0" distR="0" wp14:anchorId="27EF1F9B" wp14:editId="571B601F">
            <wp:extent cx="5723043" cy="1238553"/>
            <wp:effectExtent l="0" t="0" r="0" b="0"/>
            <wp:docPr id="129403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36274" name=""/>
                    <pic:cNvPicPr/>
                  </pic:nvPicPr>
                  <pic:blipFill>
                    <a:blip r:embed="rId7"/>
                    <a:stretch>
                      <a:fillRect/>
                    </a:stretch>
                  </pic:blipFill>
                  <pic:spPr>
                    <a:xfrm>
                      <a:off x="0" y="0"/>
                      <a:ext cx="5741091" cy="1242459"/>
                    </a:xfrm>
                    <a:prstGeom prst="rect">
                      <a:avLst/>
                    </a:prstGeom>
                  </pic:spPr>
                </pic:pic>
              </a:graphicData>
            </a:graphic>
          </wp:inline>
        </w:drawing>
      </w:r>
    </w:p>
    <w:p w14:paraId="6E0A747C" w14:textId="77777777" w:rsidR="004D0911" w:rsidRPr="00AC4DC6" w:rsidRDefault="004D0911" w:rsidP="004D0911">
      <w:pPr>
        <w:ind w:firstLine="360"/>
        <w:rPr>
          <w:sz w:val="20"/>
          <w:szCs w:val="20"/>
        </w:rPr>
      </w:pPr>
      <w:r>
        <w:rPr>
          <w:sz w:val="20"/>
          <w:szCs w:val="20"/>
        </w:rPr>
        <w:lastRenderedPageBreak/>
        <w:t>Pantalla 1</w:t>
      </w:r>
      <w:r w:rsidRPr="00AC4DC6">
        <w:rPr>
          <w:sz w:val="20"/>
          <w:szCs w:val="20"/>
        </w:rPr>
        <w:t>:</w:t>
      </w:r>
    </w:p>
    <w:p w14:paraId="2223A937" w14:textId="1739681E" w:rsidR="004D0911" w:rsidRPr="00AC4DC6" w:rsidRDefault="004D0911" w:rsidP="004D0911">
      <w:pPr>
        <w:pStyle w:val="Prrafodelista"/>
        <w:numPr>
          <w:ilvl w:val="0"/>
          <w:numId w:val="2"/>
        </w:numPr>
        <w:ind w:left="1134" w:hanging="425"/>
        <w:rPr>
          <w:sz w:val="20"/>
          <w:szCs w:val="20"/>
        </w:rPr>
      </w:pPr>
      <w:r w:rsidRPr="00780865">
        <w:rPr>
          <w:sz w:val="20"/>
          <w:szCs w:val="20"/>
          <w:lang w:val="es-ES"/>
        </w:rPr>
        <w:t>Sustituir</w:t>
      </w:r>
      <w:r w:rsidRPr="00AC4DC6">
        <w:rPr>
          <w:sz w:val="20"/>
          <w:szCs w:val="20"/>
        </w:rPr>
        <w:t xml:space="preserve"> “Personal information” </w:t>
      </w:r>
      <w:r w:rsidRPr="00780865">
        <w:rPr>
          <w:sz w:val="20"/>
          <w:szCs w:val="20"/>
          <w:lang w:val="es-ES"/>
        </w:rPr>
        <w:t>por</w:t>
      </w:r>
      <w:r w:rsidRPr="00AC4DC6">
        <w:rPr>
          <w:sz w:val="20"/>
          <w:szCs w:val="20"/>
        </w:rPr>
        <w:t xml:space="preserve"> “</w:t>
      </w:r>
      <w:r w:rsidR="008D088F">
        <w:rPr>
          <w:sz w:val="20"/>
          <w:szCs w:val="20"/>
        </w:rPr>
        <w:t>Senior manager</w:t>
      </w:r>
      <w:r w:rsidRPr="00AC4DC6">
        <w:rPr>
          <w:sz w:val="20"/>
          <w:szCs w:val="20"/>
          <w:lang w:val="en-US"/>
        </w:rPr>
        <w:t>’s personal information”</w:t>
      </w:r>
      <w:r w:rsidRPr="00AC4DC6">
        <w:rPr>
          <w:sz w:val="20"/>
          <w:szCs w:val="20"/>
        </w:rPr>
        <w:t>.</w:t>
      </w:r>
    </w:p>
    <w:p w14:paraId="4FE63407" w14:textId="112A2A46" w:rsidR="004D0911" w:rsidRDefault="004D0911" w:rsidP="004D0911">
      <w:pPr>
        <w:pStyle w:val="Prrafodelista"/>
        <w:numPr>
          <w:ilvl w:val="0"/>
          <w:numId w:val="2"/>
        </w:numPr>
        <w:ind w:left="1134" w:hanging="425"/>
        <w:rPr>
          <w:sz w:val="20"/>
          <w:szCs w:val="20"/>
          <w:lang w:val="en-US"/>
        </w:rPr>
      </w:pPr>
      <w:r w:rsidRPr="00780865">
        <w:rPr>
          <w:sz w:val="20"/>
          <w:szCs w:val="20"/>
          <w:lang w:val="es-ES"/>
        </w:rPr>
        <w:t>En esta pantalla inicial sustituir</w:t>
      </w:r>
      <w:r w:rsidRPr="006F2D3D">
        <w:rPr>
          <w:sz w:val="20"/>
          <w:szCs w:val="20"/>
          <w:lang w:val="en-US"/>
        </w:rPr>
        <w:t xml:space="preserve"> “NIF/NIE</w:t>
      </w:r>
      <w:r w:rsidRPr="00780865">
        <w:rPr>
          <w:sz w:val="20"/>
          <w:szCs w:val="20"/>
          <w:lang w:val="es-ES"/>
        </w:rPr>
        <w:t>” por</w:t>
      </w:r>
      <w:r w:rsidRPr="006F2D3D">
        <w:rPr>
          <w:sz w:val="20"/>
          <w:szCs w:val="20"/>
          <w:lang w:val="en-US"/>
        </w:rPr>
        <w:t xml:space="preserve"> “Spanish ID number (NIF for Spanish </w:t>
      </w:r>
      <w:r w:rsidR="008D088F">
        <w:rPr>
          <w:sz w:val="20"/>
          <w:szCs w:val="20"/>
          <w:lang w:val="en-US"/>
        </w:rPr>
        <w:t>Senior managers</w:t>
      </w:r>
      <w:r w:rsidRPr="006F2D3D">
        <w:rPr>
          <w:sz w:val="20"/>
          <w:szCs w:val="20"/>
          <w:lang w:val="en-US"/>
        </w:rPr>
        <w:t>/ NIE for non-Spanish</w:t>
      </w:r>
      <w:r w:rsidR="008D088F">
        <w:rPr>
          <w:sz w:val="20"/>
          <w:szCs w:val="20"/>
          <w:lang w:val="en-US"/>
        </w:rPr>
        <w:t xml:space="preserve"> Senior managers</w:t>
      </w:r>
      <w:r w:rsidRPr="006F2D3D">
        <w:rPr>
          <w:sz w:val="20"/>
          <w:szCs w:val="20"/>
          <w:lang w:val="en-US"/>
        </w:rPr>
        <w:t xml:space="preserve">)”. </w:t>
      </w:r>
    </w:p>
    <w:p w14:paraId="78B84F66" w14:textId="1CA88798" w:rsidR="00A9773F" w:rsidRPr="008D088F" w:rsidRDefault="004D0911" w:rsidP="004D0911">
      <w:pPr>
        <w:pStyle w:val="Prrafodelista"/>
        <w:numPr>
          <w:ilvl w:val="0"/>
          <w:numId w:val="2"/>
        </w:numPr>
        <w:ind w:left="1134" w:hanging="425"/>
        <w:rPr>
          <w:sz w:val="20"/>
          <w:szCs w:val="20"/>
          <w:lang w:val="es-ES"/>
        </w:rPr>
      </w:pPr>
      <w:r w:rsidRPr="008D088F">
        <w:rPr>
          <w:sz w:val="20"/>
          <w:szCs w:val="20"/>
          <w:lang w:val="es-ES"/>
        </w:rPr>
        <w:t>Entre ese campo y el de “Passport”, donde marco con una flecha roja, incluir un nuevo campo para el número de identificación del país de residencia, que se titule “</w:t>
      </w:r>
      <w:r w:rsidRPr="00780865">
        <w:rPr>
          <w:sz w:val="20"/>
          <w:szCs w:val="20"/>
        </w:rPr>
        <w:t>National ID number (non</w:t>
      </w:r>
      <w:r w:rsidR="008D088F" w:rsidRPr="00780865">
        <w:rPr>
          <w:sz w:val="20"/>
          <w:szCs w:val="20"/>
        </w:rPr>
        <w:t>-</w:t>
      </w:r>
      <w:r w:rsidRPr="00780865">
        <w:rPr>
          <w:sz w:val="20"/>
          <w:szCs w:val="20"/>
        </w:rPr>
        <w:t>Spanish</w:t>
      </w:r>
      <w:r w:rsidR="008D088F" w:rsidRPr="00780865">
        <w:rPr>
          <w:sz w:val="20"/>
          <w:szCs w:val="20"/>
        </w:rPr>
        <w:t xml:space="preserve"> Senior managers </w:t>
      </w:r>
      <w:r w:rsidRPr="00780865">
        <w:rPr>
          <w:sz w:val="20"/>
          <w:szCs w:val="20"/>
        </w:rPr>
        <w:t xml:space="preserve">only) (in case of US </w:t>
      </w:r>
      <w:r w:rsidR="008D088F" w:rsidRPr="00780865">
        <w:rPr>
          <w:sz w:val="20"/>
          <w:szCs w:val="20"/>
        </w:rPr>
        <w:t>Senior managers</w:t>
      </w:r>
      <w:r w:rsidRPr="00780865">
        <w:rPr>
          <w:sz w:val="20"/>
          <w:szCs w:val="20"/>
        </w:rPr>
        <w:t xml:space="preserve">, please include US </w:t>
      </w:r>
      <w:r w:rsidRPr="008D088F">
        <w:rPr>
          <w:sz w:val="20"/>
          <w:szCs w:val="20"/>
          <w:lang w:val="es-ES"/>
        </w:rPr>
        <w:t>SSN)”.</w:t>
      </w:r>
    </w:p>
    <w:p w14:paraId="4808656E" w14:textId="77777777" w:rsidR="00A9773F" w:rsidRPr="008D088F" w:rsidRDefault="00A9773F" w:rsidP="00A9773F">
      <w:pPr>
        <w:pStyle w:val="Prrafodelista"/>
        <w:rPr>
          <w:sz w:val="20"/>
          <w:szCs w:val="20"/>
          <w:lang w:val="es-ES"/>
        </w:rPr>
      </w:pPr>
    </w:p>
    <w:p w14:paraId="2B8888A2" w14:textId="68EB0F82" w:rsidR="00BB5E65" w:rsidRPr="00603D9A" w:rsidRDefault="005F5133" w:rsidP="00BB5E65">
      <w:pPr>
        <w:jc w:val="center"/>
        <w:rPr>
          <w:b/>
          <w:bCs/>
          <w:sz w:val="32"/>
          <w:szCs w:val="32"/>
        </w:rPr>
      </w:pPr>
      <w:r w:rsidRPr="00603D9A">
        <w:rPr>
          <w:b/>
          <w:bCs/>
          <w:noProof/>
          <w:sz w:val="32"/>
          <w:szCs w:val="32"/>
        </w:rPr>
        <w:drawing>
          <wp:inline distT="0" distB="0" distL="0" distR="0" wp14:anchorId="1CBEEDC2" wp14:editId="23617271">
            <wp:extent cx="5741749" cy="2209800"/>
            <wp:effectExtent l="0" t="0" r="0" b="0"/>
            <wp:docPr id="494184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184886" name=""/>
                    <pic:cNvPicPr/>
                  </pic:nvPicPr>
                  <pic:blipFill>
                    <a:blip r:embed="rId8"/>
                    <a:stretch>
                      <a:fillRect/>
                    </a:stretch>
                  </pic:blipFill>
                  <pic:spPr>
                    <a:xfrm>
                      <a:off x="0" y="0"/>
                      <a:ext cx="5756403" cy="2215440"/>
                    </a:xfrm>
                    <a:prstGeom prst="rect">
                      <a:avLst/>
                    </a:prstGeom>
                  </pic:spPr>
                </pic:pic>
              </a:graphicData>
            </a:graphic>
          </wp:inline>
        </w:drawing>
      </w:r>
    </w:p>
    <w:p w14:paraId="7C5E7753" w14:textId="7A71C468" w:rsidR="005F5133" w:rsidRDefault="005F5133" w:rsidP="00BB5E65">
      <w:pPr>
        <w:jc w:val="center"/>
        <w:rPr>
          <w:b/>
          <w:bCs/>
          <w:sz w:val="32"/>
          <w:szCs w:val="32"/>
        </w:rPr>
      </w:pPr>
      <w:r w:rsidRPr="00603D9A">
        <w:rPr>
          <w:b/>
          <w:bCs/>
          <w:noProof/>
          <w:sz w:val="32"/>
          <w:szCs w:val="32"/>
        </w:rPr>
        <w:drawing>
          <wp:inline distT="0" distB="0" distL="0" distR="0" wp14:anchorId="7988D5D2" wp14:editId="0A1B8E79">
            <wp:extent cx="5752285" cy="2531533"/>
            <wp:effectExtent l="0" t="0" r="1270" b="2540"/>
            <wp:docPr id="1007204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04604" name=""/>
                    <pic:cNvPicPr/>
                  </pic:nvPicPr>
                  <pic:blipFill>
                    <a:blip r:embed="rId9"/>
                    <a:stretch>
                      <a:fillRect/>
                    </a:stretch>
                  </pic:blipFill>
                  <pic:spPr>
                    <a:xfrm>
                      <a:off x="0" y="0"/>
                      <a:ext cx="5763819" cy="2536609"/>
                    </a:xfrm>
                    <a:prstGeom prst="rect">
                      <a:avLst/>
                    </a:prstGeom>
                  </pic:spPr>
                </pic:pic>
              </a:graphicData>
            </a:graphic>
          </wp:inline>
        </w:drawing>
      </w:r>
    </w:p>
    <w:p w14:paraId="043773D5" w14:textId="77777777" w:rsidR="004D0911" w:rsidRDefault="004D0911" w:rsidP="004D0911">
      <w:pPr>
        <w:ind w:firstLine="426"/>
        <w:rPr>
          <w:sz w:val="20"/>
          <w:szCs w:val="20"/>
        </w:rPr>
      </w:pPr>
      <w:r>
        <w:rPr>
          <w:sz w:val="20"/>
          <w:szCs w:val="20"/>
        </w:rPr>
        <w:t>V</w:t>
      </w:r>
      <w:r w:rsidRPr="00AC4DC6">
        <w:rPr>
          <w:sz w:val="20"/>
          <w:szCs w:val="20"/>
        </w:rPr>
        <w:t xml:space="preserve">entana </w:t>
      </w:r>
      <w:r w:rsidRPr="00780865">
        <w:rPr>
          <w:sz w:val="20"/>
          <w:szCs w:val="20"/>
          <w:lang w:val="es-ES"/>
        </w:rPr>
        <w:t>emergente</w:t>
      </w:r>
      <w:r w:rsidRPr="00AC4DC6">
        <w:rPr>
          <w:sz w:val="20"/>
          <w:szCs w:val="20"/>
        </w:rPr>
        <w:t xml:space="preserve">: </w:t>
      </w:r>
    </w:p>
    <w:p w14:paraId="5E6377D6" w14:textId="77777777" w:rsidR="004D0911" w:rsidRPr="008D088F" w:rsidRDefault="004D0911" w:rsidP="004D0911">
      <w:pPr>
        <w:pStyle w:val="Prrafodelista"/>
        <w:numPr>
          <w:ilvl w:val="0"/>
          <w:numId w:val="2"/>
        </w:numPr>
        <w:rPr>
          <w:sz w:val="20"/>
          <w:szCs w:val="20"/>
          <w:lang w:val="es-ES"/>
        </w:rPr>
      </w:pPr>
      <w:r w:rsidRPr="008D088F">
        <w:rPr>
          <w:sz w:val="20"/>
          <w:szCs w:val="20"/>
          <w:lang w:val="es-ES"/>
        </w:rPr>
        <w:t>Sustituir el texto por este:</w:t>
      </w:r>
    </w:p>
    <w:p w14:paraId="28F93532" w14:textId="77777777" w:rsidR="004D0911" w:rsidRDefault="004D0911" w:rsidP="004D0911">
      <w:pPr>
        <w:ind w:left="709"/>
        <w:rPr>
          <w:sz w:val="20"/>
          <w:szCs w:val="20"/>
        </w:rPr>
      </w:pPr>
      <w:r>
        <w:rPr>
          <w:sz w:val="20"/>
          <w:szCs w:val="20"/>
        </w:rPr>
        <w:t>“</w:t>
      </w:r>
      <w:r w:rsidRPr="005D4629">
        <w:rPr>
          <w:sz w:val="20"/>
          <w:szCs w:val="20"/>
        </w:rPr>
        <w:t>Please fill in, to the best of your knowledge, the information on your close relatives</w:t>
      </w:r>
      <w:r>
        <w:rPr>
          <w:sz w:val="20"/>
          <w:szCs w:val="20"/>
        </w:rPr>
        <w:t xml:space="preserve"> and the entities related to them</w:t>
      </w:r>
      <w:r w:rsidRPr="005D4629">
        <w:rPr>
          <w:sz w:val="20"/>
          <w:szCs w:val="20"/>
        </w:rPr>
        <w:t>. For th</w:t>
      </w:r>
      <w:r>
        <w:rPr>
          <w:sz w:val="20"/>
          <w:szCs w:val="20"/>
        </w:rPr>
        <w:t>e</w:t>
      </w:r>
      <w:r w:rsidRPr="005D4629">
        <w:rPr>
          <w:sz w:val="20"/>
          <w:szCs w:val="20"/>
        </w:rPr>
        <w:t>s</w:t>
      </w:r>
      <w:r>
        <w:rPr>
          <w:sz w:val="20"/>
          <w:szCs w:val="20"/>
        </w:rPr>
        <w:t>e</w:t>
      </w:r>
      <w:r w:rsidRPr="005D4629">
        <w:rPr>
          <w:sz w:val="20"/>
          <w:szCs w:val="20"/>
        </w:rPr>
        <w:t xml:space="preserve"> purpose</w:t>
      </w:r>
      <w:r>
        <w:rPr>
          <w:sz w:val="20"/>
          <w:szCs w:val="20"/>
        </w:rPr>
        <w:t>s:</w:t>
      </w:r>
    </w:p>
    <w:p w14:paraId="7B7A7A94" w14:textId="77777777" w:rsidR="004D0911" w:rsidRPr="008E5FF3" w:rsidRDefault="004D0911" w:rsidP="004D0911">
      <w:pPr>
        <w:pStyle w:val="Prrafodelista"/>
        <w:numPr>
          <w:ilvl w:val="0"/>
          <w:numId w:val="2"/>
        </w:numPr>
        <w:ind w:left="1134" w:hanging="425"/>
        <w:rPr>
          <w:sz w:val="20"/>
          <w:szCs w:val="20"/>
        </w:rPr>
      </w:pPr>
      <w:r w:rsidRPr="008E5FF3">
        <w:rPr>
          <w:sz w:val="20"/>
          <w:szCs w:val="20"/>
        </w:rPr>
        <w:t>The following are considered close relatives:</w:t>
      </w:r>
    </w:p>
    <w:p w14:paraId="24BD818B" w14:textId="3BD18583" w:rsidR="004D0911" w:rsidRPr="00780865" w:rsidRDefault="004D0911" w:rsidP="004D0911">
      <w:pPr>
        <w:pStyle w:val="Prrafodelista"/>
        <w:numPr>
          <w:ilvl w:val="0"/>
          <w:numId w:val="6"/>
        </w:numPr>
        <w:ind w:left="1560" w:hanging="284"/>
        <w:rPr>
          <w:sz w:val="20"/>
          <w:szCs w:val="20"/>
        </w:rPr>
      </w:pPr>
      <w:r w:rsidRPr="008E5FF3">
        <w:rPr>
          <w:sz w:val="20"/>
          <w:szCs w:val="20"/>
        </w:rPr>
        <w:t xml:space="preserve">your </w:t>
      </w:r>
      <w:r w:rsidRPr="008E5FF3">
        <w:rPr>
          <w:b/>
          <w:bCs/>
          <w:sz w:val="20"/>
          <w:szCs w:val="20"/>
        </w:rPr>
        <w:t>spouse</w:t>
      </w:r>
      <w:r w:rsidRPr="008E5FF3">
        <w:rPr>
          <w:sz w:val="20"/>
          <w:szCs w:val="20"/>
        </w:rPr>
        <w:t xml:space="preserve"> or a person </w:t>
      </w:r>
      <w:r w:rsidRPr="00780865">
        <w:rPr>
          <w:sz w:val="20"/>
          <w:szCs w:val="20"/>
        </w:rPr>
        <w:t>in a comparable intimate relationship</w:t>
      </w:r>
      <w:ins w:id="3" w:author="Sebastian Alonso Carlos" w:date="2026-05-13T16:44:00Z" w16du:dateUtc="2026-05-13T14:44:00Z">
        <w:r w:rsidR="00CD1442" w:rsidRPr="00780865">
          <w:rPr>
            <w:sz w:val="20"/>
            <w:szCs w:val="20"/>
          </w:rPr>
          <w:t xml:space="preserve"> (</w:t>
        </w:r>
      </w:ins>
      <w:ins w:id="4" w:author="Sebastian Alonso Carlos" w:date="2026-05-13T16:45:00Z">
        <w:r w:rsidR="00CD1442" w:rsidRPr="00780865">
          <w:rPr>
            <w:sz w:val="20"/>
            <w:szCs w:val="20"/>
          </w:rPr>
          <w:t>hereinafter “equivalent”</w:t>
        </w:r>
      </w:ins>
      <w:proofErr w:type="gramStart"/>
      <w:ins w:id="5" w:author="Sebastian Alonso Carlos" w:date="2026-05-13T16:45:00Z" w16du:dateUtc="2026-05-13T14:45:00Z">
        <w:r w:rsidR="00CD1442" w:rsidRPr="00780865">
          <w:rPr>
            <w:sz w:val="20"/>
            <w:szCs w:val="20"/>
          </w:rPr>
          <w:t>)</w:t>
        </w:r>
      </w:ins>
      <w:r w:rsidRPr="00780865">
        <w:rPr>
          <w:sz w:val="20"/>
          <w:szCs w:val="20"/>
        </w:rPr>
        <w:t>;</w:t>
      </w:r>
      <w:proofErr w:type="gramEnd"/>
    </w:p>
    <w:p w14:paraId="151F7C0D" w14:textId="77777777" w:rsidR="004D0911" w:rsidRPr="00780865" w:rsidRDefault="004D0911" w:rsidP="004D0911">
      <w:pPr>
        <w:pStyle w:val="Prrafodelista"/>
        <w:numPr>
          <w:ilvl w:val="0"/>
          <w:numId w:val="6"/>
        </w:numPr>
        <w:ind w:left="1560" w:hanging="284"/>
        <w:rPr>
          <w:sz w:val="20"/>
          <w:szCs w:val="20"/>
        </w:rPr>
      </w:pPr>
      <w:r w:rsidRPr="00780865">
        <w:rPr>
          <w:sz w:val="20"/>
          <w:szCs w:val="20"/>
        </w:rPr>
        <w:t xml:space="preserve">your </w:t>
      </w:r>
      <w:r w:rsidRPr="00780865">
        <w:rPr>
          <w:b/>
          <w:bCs/>
          <w:sz w:val="20"/>
          <w:szCs w:val="20"/>
        </w:rPr>
        <w:t>children,</w:t>
      </w:r>
      <w:r w:rsidRPr="00780865">
        <w:rPr>
          <w:sz w:val="20"/>
          <w:szCs w:val="20"/>
        </w:rPr>
        <w:t xml:space="preserve"> </w:t>
      </w:r>
      <w:r w:rsidRPr="00780865">
        <w:rPr>
          <w:b/>
          <w:bCs/>
          <w:sz w:val="20"/>
          <w:szCs w:val="20"/>
        </w:rPr>
        <w:t>parents</w:t>
      </w:r>
      <w:r w:rsidRPr="00780865">
        <w:rPr>
          <w:sz w:val="20"/>
          <w:szCs w:val="20"/>
        </w:rPr>
        <w:t xml:space="preserve"> and </w:t>
      </w:r>
      <w:proofErr w:type="gramStart"/>
      <w:r w:rsidRPr="00780865">
        <w:rPr>
          <w:b/>
          <w:bCs/>
          <w:sz w:val="20"/>
          <w:szCs w:val="20"/>
        </w:rPr>
        <w:t>siblings;</w:t>
      </w:r>
      <w:proofErr w:type="gramEnd"/>
    </w:p>
    <w:p w14:paraId="73E6CE4B" w14:textId="62665DEF" w:rsidR="004D0911" w:rsidRPr="00780865" w:rsidRDefault="004D0911" w:rsidP="004D0911">
      <w:pPr>
        <w:pStyle w:val="Prrafodelista"/>
        <w:numPr>
          <w:ilvl w:val="0"/>
          <w:numId w:val="6"/>
        </w:numPr>
        <w:ind w:left="1560" w:hanging="284"/>
        <w:rPr>
          <w:sz w:val="20"/>
          <w:szCs w:val="20"/>
        </w:rPr>
      </w:pPr>
      <w:r w:rsidRPr="00780865">
        <w:rPr>
          <w:sz w:val="20"/>
          <w:szCs w:val="20"/>
        </w:rPr>
        <w:t xml:space="preserve">the </w:t>
      </w:r>
      <w:r w:rsidRPr="00780865">
        <w:rPr>
          <w:b/>
          <w:bCs/>
          <w:sz w:val="20"/>
          <w:szCs w:val="20"/>
        </w:rPr>
        <w:t>children,</w:t>
      </w:r>
      <w:r w:rsidRPr="00780865">
        <w:rPr>
          <w:sz w:val="20"/>
          <w:szCs w:val="20"/>
        </w:rPr>
        <w:t xml:space="preserve"> </w:t>
      </w:r>
      <w:r w:rsidRPr="00780865">
        <w:rPr>
          <w:b/>
          <w:bCs/>
          <w:sz w:val="20"/>
          <w:szCs w:val="20"/>
        </w:rPr>
        <w:t>parents</w:t>
      </w:r>
      <w:r w:rsidRPr="00780865">
        <w:rPr>
          <w:sz w:val="20"/>
          <w:szCs w:val="20"/>
        </w:rPr>
        <w:t xml:space="preserve"> and </w:t>
      </w:r>
      <w:r w:rsidRPr="00780865">
        <w:rPr>
          <w:b/>
          <w:bCs/>
          <w:sz w:val="20"/>
          <w:szCs w:val="20"/>
        </w:rPr>
        <w:t>siblings</w:t>
      </w:r>
      <w:r w:rsidRPr="00780865">
        <w:rPr>
          <w:sz w:val="20"/>
          <w:szCs w:val="20"/>
        </w:rPr>
        <w:t xml:space="preserve"> of your </w:t>
      </w:r>
      <w:ins w:id="6" w:author="Sebastian Alonso Carlos" w:date="2026-05-13T16:48:00Z" w16du:dateUtc="2026-05-13T14:48:00Z">
        <w:r w:rsidR="00CD1442" w:rsidRPr="00780865">
          <w:rPr>
            <w:sz w:val="20"/>
            <w:szCs w:val="20"/>
          </w:rPr>
          <w:t>spouse or equivalent</w:t>
        </w:r>
        <w:r w:rsidR="00CD1442" w:rsidRPr="00780865" w:rsidDel="00CD1442">
          <w:rPr>
            <w:sz w:val="20"/>
            <w:szCs w:val="20"/>
          </w:rPr>
          <w:t xml:space="preserve"> </w:t>
        </w:r>
      </w:ins>
      <w:del w:id="7" w:author="Sebastian Alonso Carlos" w:date="2026-05-13T16:48:00Z" w16du:dateUtc="2026-05-13T14:48:00Z">
        <w:r w:rsidRPr="00780865" w:rsidDel="00CD1442">
          <w:rPr>
            <w:sz w:val="20"/>
            <w:szCs w:val="20"/>
          </w:rPr>
          <w:delText xml:space="preserve">spouse or </w:delText>
        </w:r>
      </w:del>
      <w:del w:id="8" w:author="Sebastian Alonso Carlos" w:date="2026-05-13T16:46:00Z" w16du:dateUtc="2026-05-13T14:46:00Z">
        <w:r w:rsidRPr="00780865" w:rsidDel="00CD1442">
          <w:rPr>
            <w:sz w:val="20"/>
            <w:szCs w:val="20"/>
          </w:rPr>
          <w:delText>person in a comparable intimate relationship</w:delText>
        </w:r>
      </w:del>
      <w:r w:rsidRPr="00780865">
        <w:rPr>
          <w:sz w:val="20"/>
          <w:szCs w:val="20"/>
        </w:rPr>
        <w:t>;</w:t>
      </w:r>
    </w:p>
    <w:p w14:paraId="78850FB3" w14:textId="77777777" w:rsidR="004D0911" w:rsidRPr="00780865" w:rsidRDefault="004D0911" w:rsidP="004D0911">
      <w:pPr>
        <w:pStyle w:val="Prrafodelista"/>
        <w:numPr>
          <w:ilvl w:val="0"/>
          <w:numId w:val="6"/>
        </w:numPr>
        <w:ind w:left="1560" w:hanging="284"/>
        <w:rPr>
          <w:sz w:val="20"/>
          <w:szCs w:val="20"/>
        </w:rPr>
      </w:pPr>
      <w:r w:rsidRPr="00780865">
        <w:rPr>
          <w:sz w:val="20"/>
          <w:szCs w:val="20"/>
        </w:rPr>
        <w:t xml:space="preserve">the spouses or persons in a comparable intimate relationship of all the individuals listed </w:t>
      </w:r>
      <w:proofErr w:type="gramStart"/>
      <w:r w:rsidRPr="00780865">
        <w:rPr>
          <w:sz w:val="20"/>
          <w:szCs w:val="20"/>
        </w:rPr>
        <w:t>above;</w:t>
      </w:r>
      <w:proofErr w:type="gramEnd"/>
    </w:p>
    <w:p w14:paraId="23B83AFE" w14:textId="77777777" w:rsidR="004D0911" w:rsidRPr="00780865" w:rsidRDefault="004D0911" w:rsidP="004D0911">
      <w:pPr>
        <w:pStyle w:val="Prrafodelista"/>
        <w:numPr>
          <w:ilvl w:val="0"/>
          <w:numId w:val="6"/>
        </w:numPr>
        <w:ind w:left="1560" w:hanging="284"/>
        <w:rPr>
          <w:sz w:val="20"/>
          <w:szCs w:val="20"/>
        </w:rPr>
      </w:pPr>
      <w:r w:rsidRPr="00780865">
        <w:rPr>
          <w:sz w:val="20"/>
          <w:szCs w:val="20"/>
        </w:rPr>
        <w:t xml:space="preserve">your </w:t>
      </w:r>
      <w:proofErr w:type="gramStart"/>
      <w:r w:rsidRPr="00780865">
        <w:rPr>
          <w:b/>
          <w:bCs/>
          <w:sz w:val="20"/>
          <w:szCs w:val="20"/>
        </w:rPr>
        <w:t>grandchildren</w:t>
      </w:r>
      <w:r w:rsidRPr="00780865">
        <w:rPr>
          <w:sz w:val="20"/>
          <w:szCs w:val="20"/>
        </w:rPr>
        <w:t>;</w:t>
      </w:r>
      <w:proofErr w:type="gramEnd"/>
    </w:p>
    <w:p w14:paraId="6DBBEA94" w14:textId="7FC9B860" w:rsidR="004D0911" w:rsidRPr="00780865" w:rsidRDefault="004D0911" w:rsidP="004D0911">
      <w:pPr>
        <w:pStyle w:val="Prrafodelista"/>
        <w:numPr>
          <w:ilvl w:val="0"/>
          <w:numId w:val="6"/>
        </w:numPr>
        <w:ind w:left="1560" w:hanging="284"/>
        <w:rPr>
          <w:sz w:val="20"/>
          <w:szCs w:val="20"/>
        </w:rPr>
      </w:pPr>
      <w:r w:rsidRPr="00780865">
        <w:rPr>
          <w:sz w:val="20"/>
          <w:szCs w:val="20"/>
        </w:rPr>
        <w:t xml:space="preserve">persons </w:t>
      </w:r>
      <w:r w:rsidRPr="00780865">
        <w:rPr>
          <w:b/>
          <w:bCs/>
          <w:sz w:val="20"/>
          <w:szCs w:val="20"/>
        </w:rPr>
        <w:t>dependent</w:t>
      </w:r>
      <w:r w:rsidRPr="00780865">
        <w:rPr>
          <w:sz w:val="20"/>
          <w:szCs w:val="20"/>
        </w:rPr>
        <w:t xml:space="preserve"> on you, or dependent on your </w:t>
      </w:r>
      <w:ins w:id="9" w:author="Sebastian Alonso Carlos" w:date="2026-05-13T16:48:00Z" w16du:dateUtc="2026-05-13T14:48:00Z">
        <w:r w:rsidR="00CD1442" w:rsidRPr="00780865">
          <w:rPr>
            <w:sz w:val="20"/>
            <w:szCs w:val="20"/>
          </w:rPr>
          <w:t>spouse or equivalent</w:t>
        </w:r>
      </w:ins>
      <w:del w:id="10" w:author="Sebastian Alonso Carlos" w:date="2026-05-13T16:48:00Z" w16du:dateUtc="2026-05-13T14:48:00Z">
        <w:r w:rsidRPr="00780865" w:rsidDel="00CD1442">
          <w:rPr>
            <w:sz w:val="20"/>
            <w:szCs w:val="20"/>
          </w:rPr>
          <w:delText xml:space="preserve">spouse or </w:delText>
        </w:r>
      </w:del>
      <w:del w:id="11" w:author="Sebastian Alonso Carlos" w:date="2026-05-13T16:46:00Z" w16du:dateUtc="2026-05-13T14:46:00Z">
        <w:r w:rsidRPr="00780865" w:rsidDel="00CD1442">
          <w:rPr>
            <w:sz w:val="20"/>
            <w:szCs w:val="20"/>
          </w:rPr>
          <w:delText>person in a comparable intimate relationship</w:delText>
        </w:r>
      </w:del>
      <w:r w:rsidRPr="00780865">
        <w:rPr>
          <w:sz w:val="20"/>
          <w:szCs w:val="20"/>
        </w:rPr>
        <w:t>;</w:t>
      </w:r>
    </w:p>
    <w:p w14:paraId="5D231478" w14:textId="77777777" w:rsidR="004D0911" w:rsidRPr="005D4629" w:rsidRDefault="004D0911" w:rsidP="004D0911">
      <w:pPr>
        <w:pStyle w:val="Prrafodelista"/>
        <w:numPr>
          <w:ilvl w:val="0"/>
          <w:numId w:val="6"/>
        </w:numPr>
        <w:ind w:left="1560" w:hanging="284"/>
        <w:rPr>
          <w:sz w:val="20"/>
          <w:szCs w:val="20"/>
        </w:rPr>
      </w:pPr>
      <w:r>
        <w:rPr>
          <w:sz w:val="20"/>
          <w:szCs w:val="20"/>
        </w:rPr>
        <w:t>a</w:t>
      </w:r>
      <w:r w:rsidRPr="005D4629">
        <w:rPr>
          <w:sz w:val="20"/>
          <w:szCs w:val="20"/>
        </w:rPr>
        <w:t xml:space="preserve">ny other relative who you may </w:t>
      </w:r>
      <w:r w:rsidRPr="005D4629">
        <w:rPr>
          <w:b/>
          <w:bCs/>
          <w:sz w:val="20"/>
          <w:szCs w:val="20"/>
        </w:rPr>
        <w:t>influence</w:t>
      </w:r>
      <w:r w:rsidRPr="005D4629">
        <w:rPr>
          <w:sz w:val="20"/>
          <w:szCs w:val="20"/>
        </w:rPr>
        <w:t>, or who may influence you, in their/your relationship with the entity</w:t>
      </w:r>
      <w:r>
        <w:rPr>
          <w:sz w:val="20"/>
          <w:szCs w:val="20"/>
        </w:rPr>
        <w:t>; and</w:t>
      </w:r>
    </w:p>
    <w:p w14:paraId="25D51E3B" w14:textId="16D56FCE" w:rsidR="004D0911" w:rsidRDefault="004D0911" w:rsidP="004D0911">
      <w:pPr>
        <w:pStyle w:val="Prrafodelista"/>
        <w:numPr>
          <w:ilvl w:val="0"/>
          <w:numId w:val="6"/>
        </w:numPr>
        <w:ind w:left="1560" w:hanging="284"/>
        <w:rPr>
          <w:color w:val="0B769F" w:themeColor="accent4" w:themeShade="BF"/>
          <w:sz w:val="20"/>
          <w:szCs w:val="20"/>
        </w:rPr>
      </w:pPr>
      <w:r>
        <w:rPr>
          <w:color w:val="0B769F" w:themeColor="accent4" w:themeShade="BF"/>
          <w:sz w:val="20"/>
          <w:szCs w:val="20"/>
        </w:rPr>
        <w:t>a</w:t>
      </w:r>
      <w:r w:rsidRPr="005D4629">
        <w:rPr>
          <w:color w:val="0B769F" w:themeColor="accent4" w:themeShade="BF"/>
          <w:sz w:val="20"/>
          <w:szCs w:val="20"/>
        </w:rPr>
        <w:t xml:space="preserve">ny other relative with whom you have </w:t>
      </w:r>
      <w:ins w:id="12" w:author="Sebastian Alonso Carlos" w:date="2026-05-14T17:05:00Z" w16du:dateUtc="2026-05-14T15:05:00Z">
        <w:r w:rsidR="00107602" w:rsidRPr="00F44FC5">
          <w:rPr>
            <w:color w:val="0B769F" w:themeColor="accent4" w:themeShade="BF"/>
            <w:sz w:val="20"/>
            <w:szCs w:val="20"/>
          </w:rPr>
          <w:t>lived</w:t>
        </w:r>
        <w:r w:rsidR="00107602" w:rsidRPr="00F632DC">
          <w:rPr>
            <w:b/>
            <w:bCs/>
            <w:sz w:val="20"/>
            <w:szCs w:val="20"/>
          </w:rPr>
          <w:t xml:space="preserve"> </w:t>
        </w:r>
      </w:ins>
      <w:del w:id="13" w:author="Sebastian Alonso Carlos" w:date="2026-05-14T17:05:00Z" w16du:dateUtc="2026-05-14T15:05:00Z">
        <w:r w:rsidRPr="005D4629" w:rsidDel="00107602">
          <w:rPr>
            <w:b/>
            <w:bCs/>
            <w:color w:val="0B769F" w:themeColor="accent4" w:themeShade="BF"/>
            <w:sz w:val="20"/>
            <w:szCs w:val="20"/>
          </w:rPr>
          <w:delText xml:space="preserve">cohabited </w:delText>
        </w:r>
      </w:del>
      <w:r w:rsidRPr="005D4629">
        <w:rPr>
          <w:b/>
          <w:bCs/>
          <w:color w:val="0B769F" w:themeColor="accent4" w:themeShade="BF"/>
          <w:sz w:val="20"/>
          <w:szCs w:val="20"/>
        </w:rPr>
        <w:t xml:space="preserve">for at least </w:t>
      </w:r>
      <w:ins w:id="14" w:author="Sebastian Alonso Carlos" w:date="2026-05-14T17:05:00Z" w16du:dateUtc="2026-05-14T15:05:00Z">
        <w:r w:rsidR="00107602" w:rsidRPr="00F44FC5">
          <w:rPr>
            <w:color w:val="0B769F" w:themeColor="accent4" w:themeShade="BF"/>
            <w:sz w:val="20"/>
            <w:szCs w:val="20"/>
          </w:rPr>
          <w:t xml:space="preserve">the past </w:t>
        </w:r>
      </w:ins>
      <w:del w:id="15" w:author="Sebastian Alonso Carlos" w:date="2026-05-14T17:05:00Z" w16du:dateUtc="2026-05-14T15:05:00Z">
        <w:r w:rsidRPr="005D4629" w:rsidDel="00107602">
          <w:rPr>
            <w:b/>
            <w:bCs/>
            <w:color w:val="0B769F" w:themeColor="accent4" w:themeShade="BF"/>
            <w:sz w:val="20"/>
            <w:szCs w:val="20"/>
          </w:rPr>
          <w:delText xml:space="preserve">one </w:delText>
        </w:r>
      </w:del>
      <w:r w:rsidRPr="005D4629">
        <w:rPr>
          <w:b/>
          <w:bCs/>
          <w:color w:val="0B769F" w:themeColor="accent4" w:themeShade="BF"/>
          <w:sz w:val="20"/>
          <w:szCs w:val="20"/>
        </w:rPr>
        <w:t>year</w:t>
      </w:r>
      <w:r w:rsidRPr="005D4629">
        <w:rPr>
          <w:color w:val="0B769F" w:themeColor="accent4" w:themeShade="BF"/>
          <w:sz w:val="20"/>
          <w:szCs w:val="20"/>
        </w:rPr>
        <w:t>.”</w:t>
      </w:r>
    </w:p>
    <w:p w14:paraId="7BF580B7" w14:textId="77777777" w:rsidR="004D0911" w:rsidRPr="005D4629" w:rsidRDefault="004D0911" w:rsidP="004D0911">
      <w:pPr>
        <w:pStyle w:val="Prrafodelista"/>
        <w:ind w:left="1134" w:hanging="425"/>
        <w:rPr>
          <w:color w:val="0B769F" w:themeColor="accent4" w:themeShade="BF"/>
          <w:sz w:val="20"/>
          <w:szCs w:val="20"/>
        </w:rPr>
      </w:pPr>
    </w:p>
    <w:p w14:paraId="1457F108" w14:textId="77777777" w:rsidR="004D0911" w:rsidRPr="008E5FF3" w:rsidRDefault="004D0911" w:rsidP="004D0911">
      <w:pPr>
        <w:pStyle w:val="Prrafodelista"/>
        <w:numPr>
          <w:ilvl w:val="0"/>
          <w:numId w:val="2"/>
        </w:numPr>
        <w:ind w:left="1134" w:hanging="425"/>
        <w:rPr>
          <w:sz w:val="20"/>
          <w:szCs w:val="20"/>
        </w:rPr>
      </w:pPr>
      <w:r>
        <w:rPr>
          <w:sz w:val="20"/>
          <w:szCs w:val="20"/>
        </w:rPr>
        <w:t>T</w:t>
      </w:r>
      <w:r w:rsidRPr="008E5FF3">
        <w:rPr>
          <w:sz w:val="20"/>
          <w:szCs w:val="20"/>
        </w:rPr>
        <w:t xml:space="preserve">he following </w:t>
      </w:r>
      <w:r>
        <w:rPr>
          <w:sz w:val="20"/>
          <w:szCs w:val="20"/>
        </w:rPr>
        <w:t>entities</w:t>
      </w:r>
      <w:r w:rsidRPr="008E5FF3">
        <w:rPr>
          <w:sz w:val="20"/>
          <w:szCs w:val="20"/>
        </w:rPr>
        <w:t xml:space="preserve"> are deemed to be related to those relatives: </w:t>
      </w:r>
    </w:p>
    <w:p w14:paraId="0CC67FD3" w14:textId="61D6AED7" w:rsidR="004D0911" w:rsidRPr="005D4629" w:rsidDel="00BC784F" w:rsidRDefault="004D0911" w:rsidP="004D0911">
      <w:pPr>
        <w:ind w:left="1134"/>
        <w:rPr>
          <w:del w:id="16" w:author="Sebastian Alonso Carlos" w:date="2026-05-14T17:27:00Z" w16du:dateUtc="2026-05-14T15:27:00Z"/>
          <w:sz w:val="20"/>
          <w:szCs w:val="20"/>
        </w:rPr>
      </w:pPr>
      <w:r w:rsidRPr="005D4629">
        <w:rPr>
          <w:sz w:val="20"/>
          <w:szCs w:val="20"/>
        </w:rPr>
        <w:t>Companies</w:t>
      </w:r>
      <w:del w:id="17" w:author="Sebastian Alonso Carlos" w:date="2026-05-14T17:27:00Z" w16du:dateUtc="2026-05-14T15:27:00Z">
        <w:r w:rsidRPr="005D4629" w:rsidDel="00BC784F">
          <w:rPr>
            <w:sz w:val="20"/>
            <w:szCs w:val="20"/>
          </w:rPr>
          <w:delText xml:space="preserve">, </w:delText>
        </w:r>
        <w:r w:rsidRPr="005D4629" w:rsidDel="00BC784F">
          <w:rPr>
            <w:color w:val="156082" w:themeColor="accent1"/>
            <w:sz w:val="20"/>
            <w:szCs w:val="20"/>
          </w:rPr>
          <w:delText>trusts or associations</w:delText>
        </w:r>
      </w:del>
      <w:ins w:id="18" w:author="Sebastian Alonso Carlos" w:date="2026-05-14T17:27:00Z" w16du:dateUtc="2026-05-14T15:27:00Z">
        <w:r w:rsidR="00BC784F">
          <w:rPr>
            <w:color w:val="156082" w:themeColor="accent1"/>
            <w:sz w:val="20"/>
            <w:szCs w:val="20"/>
          </w:rPr>
          <w:t xml:space="preserve"> </w:t>
        </w:r>
      </w:ins>
      <w:del w:id="19" w:author="Sebastian Alonso Carlos" w:date="2026-05-14T17:27:00Z" w16du:dateUtc="2026-05-14T15:27:00Z">
        <w:r w:rsidRPr="005D4629" w:rsidDel="00BC784F">
          <w:rPr>
            <w:sz w:val="20"/>
            <w:szCs w:val="20"/>
          </w:rPr>
          <w:delText>:</w:delText>
        </w:r>
      </w:del>
    </w:p>
    <w:p w14:paraId="362272CE" w14:textId="77777777" w:rsidR="004D0911" w:rsidRPr="00BC784F" w:rsidRDefault="004D0911" w:rsidP="00BC784F">
      <w:pPr>
        <w:ind w:left="1134"/>
        <w:rPr>
          <w:sz w:val="20"/>
          <w:szCs w:val="20"/>
          <w:rPrChange w:id="20" w:author="Sebastian Alonso Carlos" w:date="2026-05-14T17:27:00Z" w16du:dateUtc="2026-05-14T15:27:00Z">
            <w:rPr/>
          </w:rPrChange>
        </w:rPr>
        <w:pPrChange w:id="21" w:author="Sebastian Alonso Carlos" w:date="2026-05-14T17:27:00Z" w16du:dateUtc="2026-05-14T15:27:00Z">
          <w:pPr>
            <w:pStyle w:val="Prrafodelista"/>
            <w:numPr>
              <w:numId w:val="3"/>
            </w:numPr>
            <w:ind w:left="1418" w:hanging="284"/>
          </w:pPr>
        </w:pPrChange>
      </w:pPr>
      <w:r w:rsidRPr="00BC784F">
        <w:rPr>
          <w:sz w:val="20"/>
          <w:szCs w:val="20"/>
          <w:rPrChange w:id="22" w:author="Sebastian Alonso Carlos" w:date="2026-05-14T17:27:00Z" w16du:dateUtc="2026-05-14T15:27:00Z">
            <w:rPr/>
          </w:rPrChange>
        </w:rPr>
        <w:t>in which any of your close relatives:</w:t>
      </w:r>
    </w:p>
    <w:p w14:paraId="629B28AB" w14:textId="77777777" w:rsidR="004D0911" w:rsidRPr="00CC41D7" w:rsidRDefault="004D0911" w:rsidP="004D0911">
      <w:pPr>
        <w:pStyle w:val="Prrafodelista"/>
        <w:numPr>
          <w:ilvl w:val="0"/>
          <w:numId w:val="4"/>
        </w:numPr>
        <w:ind w:left="1985" w:hanging="284"/>
        <w:rPr>
          <w:sz w:val="20"/>
          <w:szCs w:val="20"/>
        </w:rPr>
      </w:pPr>
      <w:r w:rsidRPr="005D4629">
        <w:rPr>
          <w:sz w:val="20"/>
          <w:szCs w:val="20"/>
        </w:rPr>
        <w:lastRenderedPageBreak/>
        <w:t xml:space="preserve">is a director </w:t>
      </w:r>
      <w:r w:rsidRPr="00944348">
        <w:rPr>
          <w:sz w:val="20"/>
          <w:szCs w:val="20"/>
        </w:rPr>
        <w:t>or</w:t>
      </w:r>
      <w:r w:rsidRPr="005D4629">
        <w:rPr>
          <w:color w:val="156082" w:themeColor="accent1"/>
          <w:sz w:val="20"/>
          <w:szCs w:val="20"/>
        </w:rPr>
        <w:t xml:space="preserve"> holds another managerial position</w:t>
      </w:r>
      <w:del w:id="23" w:author="Sebastian Alonso Carlos" w:date="2026-05-14T17:21:00Z" w16du:dateUtc="2026-05-14T15:21:00Z">
        <w:r w:rsidRPr="005D4629" w:rsidDel="00BC784F">
          <w:rPr>
            <w:color w:val="156082" w:themeColor="accent1"/>
            <w:sz w:val="20"/>
            <w:szCs w:val="20"/>
          </w:rPr>
          <w:delText xml:space="preserve"> </w:delText>
        </w:r>
        <w:r w:rsidRPr="00BC784F" w:rsidDel="00BC784F">
          <w:rPr>
            <w:color w:val="156082" w:themeColor="accent1"/>
            <w:sz w:val="20"/>
            <w:szCs w:val="20"/>
            <w:rPrChange w:id="24" w:author="Sebastian Alonso Carlos" w:date="2026-05-14T17:21:00Z" w16du:dateUtc="2026-05-14T15:21:00Z">
              <w:rPr>
                <w:color w:val="156082" w:themeColor="accent1"/>
                <w:sz w:val="20"/>
                <w:szCs w:val="20"/>
                <w:highlight w:val="yellow"/>
              </w:rPr>
            </w:rPrChange>
          </w:rPr>
          <w:delText>/</w:delText>
        </w:r>
        <w:r w:rsidDel="00BC784F">
          <w:rPr>
            <w:color w:val="156082" w:themeColor="accent1"/>
            <w:sz w:val="20"/>
            <w:szCs w:val="20"/>
          </w:rPr>
          <w:delText xml:space="preserve"> a </w:delText>
        </w:r>
        <w:r w:rsidRPr="00CC41D7" w:rsidDel="00BC784F">
          <w:rPr>
            <w:color w:val="156082" w:themeColor="accent1"/>
            <w:sz w:val="20"/>
            <w:szCs w:val="20"/>
          </w:rPr>
          <w:delText>senior manager</w:delText>
        </w:r>
      </w:del>
      <w:r w:rsidRPr="00CC41D7">
        <w:rPr>
          <w:color w:val="156082" w:themeColor="accent1"/>
          <w:sz w:val="20"/>
          <w:szCs w:val="20"/>
        </w:rPr>
        <w:t>;</w:t>
      </w:r>
    </w:p>
    <w:p w14:paraId="75740E2C" w14:textId="69CE0C2A" w:rsidR="004D0911" w:rsidRPr="005D4629" w:rsidRDefault="004D0911" w:rsidP="004D0911">
      <w:pPr>
        <w:pStyle w:val="Prrafodelista"/>
        <w:numPr>
          <w:ilvl w:val="0"/>
          <w:numId w:val="4"/>
        </w:numPr>
        <w:ind w:left="1985" w:hanging="284"/>
        <w:rPr>
          <w:sz w:val="20"/>
          <w:szCs w:val="20"/>
        </w:rPr>
      </w:pPr>
      <w:r w:rsidRPr="005D4629">
        <w:rPr>
          <w:sz w:val="20"/>
          <w:szCs w:val="20"/>
        </w:rPr>
        <w:t xml:space="preserve">holds directly or indirectly at least 10% </w:t>
      </w:r>
      <w:r w:rsidRPr="00944348">
        <w:rPr>
          <w:color w:val="156082" w:themeColor="accent1"/>
          <w:sz w:val="20"/>
          <w:szCs w:val="20"/>
        </w:rPr>
        <w:t xml:space="preserve">(5% in the case of listed companies) </w:t>
      </w:r>
      <w:r w:rsidRPr="005D4629">
        <w:rPr>
          <w:sz w:val="20"/>
          <w:szCs w:val="20"/>
        </w:rPr>
        <w:t>of the shares or voting rights;</w:t>
      </w:r>
      <w:ins w:id="25" w:author="Sebastian Alonso Carlos" w:date="2026-05-14T17:21:00Z" w16du:dateUtc="2026-05-14T15:21:00Z">
        <w:r w:rsidR="00BC784F">
          <w:rPr>
            <w:sz w:val="20"/>
            <w:szCs w:val="20"/>
          </w:rPr>
          <w:t xml:space="preserve"> or</w:t>
        </w:r>
      </w:ins>
    </w:p>
    <w:p w14:paraId="005096F7" w14:textId="0BC4D18E" w:rsidR="004D0911" w:rsidRPr="005D4629" w:rsidRDefault="004D0911" w:rsidP="004D0911">
      <w:pPr>
        <w:pStyle w:val="Prrafodelista"/>
        <w:numPr>
          <w:ilvl w:val="0"/>
          <w:numId w:val="4"/>
        </w:numPr>
        <w:ind w:left="1985" w:hanging="284"/>
        <w:rPr>
          <w:sz w:val="20"/>
          <w:szCs w:val="20"/>
        </w:rPr>
      </w:pPr>
      <w:r w:rsidRPr="005D4629">
        <w:rPr>
          <w:sz w:val="20"/>
          <w:szCs w:val="20"/>
        </w:rPr>
        <w:t>exercises control, joint control or a significant influence (meaning the power to intervene in the financial policy and operational decisions of the institution, either through a stake, legal provision or bylaw, or through agreements)</w:t>
      </w:r>
      <w:ins w:id="26" w:author="Sebastian Alonso Carlos" w:date="2026-05-14T17:20:00Z" w16du:dateUtc="2026-05-14T15:20:00Z">
        <w:r w:rsidR="00BC784F">
          <w:rPr>
            <w:sz w:val="20"/>
            <w:szCs w:val="20"/>
          </w:rPr>
          <w:t>.</w:t>
        </w:r>
      </w:ins>
      <w:del w:id="27" w:author="Sebastian Alonso Carlos" w:date="2026-05-14T17:20:00Z" w16du:dateUtc="2026-05-14T15:20:00Z">
        <w:r w:rsidRPr="005D4629" w:rsidDel="00BC784F">
          <w:rPr>
            <w:sz w:val="20"/>
            <w:szCs w:val="20"/>
          </w:rPr>
          <w:delText>; or</w:delText>
        </w:r>
      </w:del>
    </w:p>
    <w:p w14:paraId="2EBC2147" w14:textId="31FC3BAC" w:rsidR="004D0911" w:rsidRPr="00B63CDB" w:rsidRDefault="004D0911" w:rsidP="00BC784F">
      <w:pPr>
        <w:pStyle w:val="Prrafodelista"/>
        <w:ind w:left="1418"/>
        <w:rPr>
          <w:sz w:val="20"/>
          <w:szCs w:val="20"/>
        </w:rPr>
        <w:pPrChange w:id="28" w:author="Sebastian Alonso Carlos" w:date="2026-05-14T17:21:00Z" w16du:dateUtc="2026-05-14T15:21:00Z">
          <w:pPr>
            <w:pStyle w:val="Prrafodelista"/>
            <w:numPr>
              <w:numId w:val="3"/>
            </w:numPr>
            <w:ind w:left="1418" w:hanging="284"/>
          </w:pPr>
        </w:pPrChange>
      </w:pPr>
      <w:del w:id="29" w:author="Sebastian Alonso Carlos" w:date="2026-05-14T17:20:00Z" w16du:dateUtc="2026-05-14T15:20:00Z">
        <w:r w:rsidRPr="005D4629" w:rsidDel="00BC784F">
          <w:rPr>
            <w:color w:val="0B769F" w:themeColor="accent4" w:themeShade="BF"/>
            <w:sz w:val="20"/>
            <w:szCs w:val="20"/>
          </w:rPr>
          <w:delText>that have been established for the benefit of your close relative, or whose economic interests are substantially equivalent to those of your close relative.”</w:delText>
        </w:r>
      </w:del>
    </w:p>
    <w:p w14:paraId="02556655" w14:textId="77777777" w:rsidR="004D0911" w:rsidRPr="005D4629" w:rsidRDefault="004D0911" w:rsidP="004D0911">
      <w:pPr>
        <w:pStyle w:val="Prrafodelista"/>
        <w:ind w:left="1418"/>
        <w:rPr>
          <w:sz w:val="20"/>
          <w:szCs w:val="20"/>
        </w:rPr>
      </w:pPr>
    </w:p>
    <w:p w14:paraId="21437BF6" w14:textId="77777777" w:rsidR="004D0911" w:rsidRDefault="004D0911" w:rsidP="004D0911">
      <w:pPr>
        <w:pStyle w:val="Prrafodelista"/>
        <w:numPr>
          <w:ilvl w:val="0"/>
          <w:numId w:val="2"/>
        </w:numPr>
        <w:ind w:left="1134" w:hanging="425"/>
        <w:rPr>
          <w:sz w:val="20"/>
          <w:szCs w:val="20"/>
        </w:rPr>
      </w:pPr>
      <w:r>
        <w:rPr>
          <w:sz w:val="20"/>
          <w:szCs w:val="20"/>
        </w:rPr>
        <w:t>T</w:t>
      </w:r>
      <w:r w:rsidRPr="008E5FF3">
        <w:rPr>
          <w:sz w:val="20"/>
          <w:szCs w:val="20"/>
        </w:rPr>
        <w:t xml:space="preserve">he following </w:t>
      </w:r>
      <w:r>
        <w:rPr>
          <w:sz w:val="20"/>
          <w:szCs w:val="20"/>
        </w:rPr>
        <w:t>terms shall have the meanings set out below:</w:t>
      </w:r>
    </w:p>
    <w:p w14:paraId="34F73EDF" w14:textId="77777777" w:rsidR="004D0911" w:rsidRPr="005D4629" w:rsidRDefault="004D0911" w:rsidP="004D0911">
      <w:pPr>
        <w:pStyle w:val="Prrafodelista"/>
        <w:numPr>
          <w:ilvl w:val="0"/>
          <w:numId w:val="6"/>
        </w:numPr>
        <w:ind w:left="1560" w:hanging="284"/>
        <w:rPr>
          <w:sz w:val="20"/>
          <w:szCs w:val="20"/>
        </w:rPr>
      </w:pPr>
      <w:r w:rsidRPr="00B63CDB">
        <w:rPr>
          <w:b/>
          <w:bCs/>
          <w:sz w:val="20"/>
          <w:szCs w:val="20"/>
        </w:rPr>
        <w:t>Listed company</w:t>
      </w:r>
      <w:r w:rsidRPr="005D4629">
        <w:rPr>
          <w:sz w:val="20"/>
          <w:szCs w:val="20"/>
        </w:rPr>
        <w:t xml:space="preserve"> means a company whose shares are publicly traded on a stock exchange. </w:t>
      </w:r>
    </w:p>
    <w:p w14:paraId="0C33CBD4" w14:textId="77777777" w:rsidR="004D0911" w:rsidRDefault="004D0911" w:rsidP="004D0911">
      <w:pPr>
        <w:pStyle w:val="Prrafodelista"/>
        <w:numPr>
          <w:ilvl w:val="0"/>
          <w:numId w:val="6"/>
        </w:numPr>
        <w:ind w:left="1560" w:hanging="284"/>
        <w:rPr>
          <w:sz w:val="20"/>
          <w:szCs w:val="20"/>
        </w:rPr>
      </w:pPr>
      <w:r w:rsidRPr="00B63CDB">
        <w:rPr>
          <w:b/>
          <w:bCs/>
          <w:sz w:val="20"/>
          <w:szCs w:val="20"/>
        </w:rPr>
        <w:t>Asset-holding company</w:t>
      </w:r>
      <w:r w:rsidRPr="005D4629">
        <w:rPr>
          <w:sz w:val="20"/>
          <w:szCs w:val="20"/>
        </w:rPr>
        <w:t xml:space="preserve"> means a company whose activity is limited to the holding of assets and does not carry out any economic activity.</w:t>
      </w:r>
    </w:p>
    <w:p w14:paraId="3A1F3D30" w14:textId="77AA65BE" w:rsidR="004D0911" w:rsidRPr="006C1061" w:rsidRDefault="004D0911" w:rsidP="004D0911">
      <w:pPr>
        <w:pStyle w:val="Prrafodelista"/>
        <w:numPr>
          <w:ilvl w:val="0"/>
          <w:numId w:val="6"/>
        </w:numPr>
        <w:ind w:left="1560" w:hanging="284"/>
        <w:rPr>
          <w:sz w:val="20"/>
          <w:szCs w:val="20"/>
        </w:rPr>
      </w:pPr>
      <w:r w:rsidRPr="00B63CDB">
        <w:rPr>
          <w:b/>
          <w:bCs/>
          <w:sz w:val="20"/>
          <w:szCs w:val="20"/>
        </w:rPr>
        <w:t>Other companies</w:t>
      </w:r>
      <w:r w:rsidRPr="006C1061">
        <w:rPr>
          <w:sz w:val="20"/>
          <w:szCs w:val="20"/>
        </w:rPr>
        <w:t xml:space="preserve"> </w:t>
      </w:r>
      <w:proofErr w:type="gramStart"/>
      <w:r w:rsidRPr="006C1061">
        <w:rPr>
          <w:sz w:val="20"/>
          <w:szCs w:val="20"/>
        </w:rPr>
        <w:t>means</w:t>
      </w:r>
      <w:proofErr w:type="gramEnd"/>
      <w:r w:rsidRPr="006C1061">
        <w:rPr>
          <w:sz w:val="20"/>
          <w:szCs w:val="20"/>
        </w:rPr>
        <w:t xml:space="preserve"> any commercial company other than a listed company or an asset-holding company</w:t>
      </w:r>
      <w:del w:id="30" w:author="Sebastian Alonso Carlos" w:date="2026-05-14T17:27:00Z" w16du:dateUtc="2026-05-14T15:27:00Z">
        <w:r w:rsidDel="00BC784F">
          <w:rPr>
            <w:sz w:val="20"/>
            <w:szCs w:val="20"/>
          </w:rPr>
          <w:delText>, as well as any trust or association</w:delText>
        </w:r>
      </w:del>
      <w:r w:rsidRPr="006C1061">
        <w:rPr>
          <w:sz w:val="20"/>
          <w:szCs w:val="20"/>
        </w:rPr>
        <w:t>.</w:t>
      </w:r>
    </w:p>
    <w:p w14:paraId="5B7B249D" w14:textId="37B4D719" w:rsidR="004D0911" w:rsidRPr="00BC784F" w:rsidDel="00BC784F" w:rsidRDefault="004D0911" w:rsidP="004D0911">
      <w:pPr>
        <w:ind w:left="708"/>
        <w:rPr>
          <w:del w:id="31" w:author="Sebastian Alonso Carlos" w:date="2026-05-14T17:21:00Z" w16du:dateUtc="2026-05-14T15:21:00Z"/>
          <w:sz w:val="20"/>
          <w:szCs w:val="20"/>
          <w:lang w:val="es-ES"/>
          <w:rPrChange w:id="32" w:author="Sebastian Alonso Carlos" w:date="2026-05-14T17:21:00Z" w16du:dateUtc="2026-05-14T15:21:00Z">
            <w:rPr>
              <w:del w:id="33" w:author="Sebastian Alonso Carlos" w:date="2026-05-14T17:21:00Z" w16du:dateUtc="2026-05-14T15:21:00Z"/>
              <w:sz w:val="20"/>
              <w:szCs w:val="20"/>
              <w:highlight w:val="yellow"/>
              <w:lang w:val="es-ES"/>
            </w:rPr>
          </w:rPrChange>
        </w:rPr>
      </w:pPr>
      <w:del w:id="34" w:author="Sebastian Alonso Carlos" w:date="2026-05-14T17:21:00Z" w16du:dateUtc="2026-05-14T15:21:00Z">
        <w:r w:rsidRPr="00BC784F" w:rsidDel="00BC784F">
          <w:rPr>
            <w:sz w:val="20"/>
            <w:szCs w:val="20"/>
            <w:lang w:val="es-ES"/>
            <w:rPrChange w:id="35" w:author="Sebastian Alonso Carlos" w:date="2026-05-14T17:21:00Z" w16du:dateUtc="2026-05-14T15:21:00Z">
              <w:rPr>
                <w:sz w:val="20"/>
                <w:szCs w:val="20"/>
                <w:highlight w:val="yellow"/>
                <w:lang w:val="es-ES"/>
              </w:rPr>
            </w:rPrChange>
          </w:rPr>
          <w:delText>Confirmar si las peticiones de Cumplimiento que aparecen marcadas en azul las eliminamos</w:delText>
        </w:r>
        <w:r w:rsidR="003F1E22" w:rsidRPr="00BC784F" w:rsidDel="00BC784F">
          <w:rPr>
            <w:sz w:val="20"/>
            <w:szCs w:val="20"/>
            <w:lang w:val="es-ES"/>
            <w:rPrChange w:id="36" w:author="Sebastian Alonso Carlos" w:date="2026-05-14T17:21:00Z" w16du:dateUtc="2026-05-14T15:21:00Z">
              <w:rPr>
                <w:sz w:val="20"/>
                <w:szCs w:val="20"/>
                <w:highlight w:val="yellow"/>
                <w:lang w:val="es-ES"/>
              </w:rPr>
            </w:rPrChange>
          </w:rPr>
          <w:delText xml:space="preserve"> por estar ya en MarCo</w:delText>
        </w:r>
        <w:r w:rsidRPr="00BC784F" w:rsidDel="00BC784F">
          <w:rPr>
            <w:sz w:val="20"/>
            <w:szCs w:val="20"/>
            <w:lang w:val="es-ES"/>
            <w:rPrChange w:id="37" w:author="Sebastian Alonso Carlos" w:date="2026-05-14T17:21:00Z" w16du:dateUtc="2026-05-14T15:21:00Z">
              <w:rPr>
                <w:sz w:val="20"/>
                <w:szCs w:val="20"/>
                <w:highlight w:val="yellow"/>
                <w:lang w:val="es-ES"/>
              </w:rPr>
            </w:rPrChange>
          </w:rPr>
          <w:delText xml:space="preserve">. </w:delText>
        </w:r>
      </w:del>
    </w:p>
    <w:p w14:paraId="28CBB872" w14:textId="4C41BC4C" w:rsidR="00A9773F" w:rsidRPr="008D088F" w:rsidDel="00BC784F" w:rsidRDefault="004D0911" w:rsidP="004D0911">
      <w:pPr>
        <w:ind w:left="708"/>
        <w:rPr>
          <w:del w:id="38" w:author="Sebastian Alonso Carlos" w:date="2026-05-14T17:21:00Z" w16du:dateUtc="2026-05-14T15:21:00Z"/>
          <w:b/>
          <w:bCs/>
          <w:sz w:val="32"/>
          <w:szCs w:val="32"/>
          <w:lang w:val="es-ES"/>
        </w:rPr>
      </w:pPr>
      <w:del w:id="39" w:author="Sebastian Alonso Carlos" w:date="2026-05-14T17:21:00Z" w16du:dateUtc="2026-05-14T15:21:00Z">
        <w:r w:rsidRPr="00BC784F" w:rsidDel="00BC784F">
          <w:rPr>
            <w:sz w:val="20"/>
            <w:szCs w:val="20"/>
            <w:lang w:val="es-ES"/>
            <w:rPrChange w:id="40" w:author="Sebastian Alonso Carlos" w:date="2026-05-14T17:21:00Z" w16du:dateUtc="2026-05-14T15:21:00Z">
              <w:rPr>
                <w:sz w:val="20"/>
                <w:szCs w:val="20"/>
                <w:highlight w:val="yellow"/>
                <w:lang w:val="es-ES"/>
              </w:rPr>
            </w:rPrChange>
          </w:rPr>
          <w:delText>En el caso de la referencia a “</w:delText>
        </w:r>
        <w:r w:rsidRPr="00BC784F" w:rsidDel="00BC784F">
          <w:rPr>
            <w:sz w:val="20"/>
            <w:szCs w:val="20"/>
            <w:rPrChange w:id="41" w:author="Sebastian Alonso Carlos" w:date="2026-05-14T17:21:00Z" w16du:dateUtc="2026-05-14T15:21:00Z">
              <w:rPr>
                <w:sz w:val="20"/>
                <w:szCs w:val="20"/>
                <w:highlight w:val="yellow"/>
              </w:rPr>
            </w:rPrChange>
          </w:rPr>
          <w:delText>holds another managerial</w:delText>
        </w:r>
        <w:r w:rsidRPr="00BC784F" w:rsidDel="00BC784F">
          <w:rPr>
            <w:sz w:val="20"/>
            <w:szCs w:val="20"/>
            <w:lang w:val="es-ES"/>
            <w:rPrChange w:id="42" w:author="Sebastian Alonso Carlos" w:date="2026-05-14T17:21:00Z" w16du:dateUtc="2026-05-14T15:21:00Z">
              <w:rPr>
                <w:sz w:val="20"/>
                <w:szCs w:val="20"/>
                <w:highlight w:val="yellow"/>
                <w:lang w:val="es-ES"/>
              </w:rPr>
            </w:rPrChange>
          </w:rPr>
          <w:delText xml:space="preserve"> position”, confirmar, tanto para esta ventana emergente como para el desplegable, si la dejamos así, que es como viene en el CCMV, o si lo cambiamos por “a senior manager”, como venía en los desplegables.</w:delText>
        </w:r>
      </w:del>
    </w:p>
    <w:p w14:paraId="24F8880F" w14:textId="5168612F" w:rsidR="005F5133" w:rsidRDefault="005F5133" w:rsidP="00BB5E65">
      <w:pPr>
        <w:jc w:val="center"/>
        <w:rPr>
          <w:b/>
          <w:bCs/>
          <w:sz w:val="32"/>
          <w:szCs w:val="32"/>
        </w:rPr>
      </w:pPr>
      <w:r w:rsidRPr="00603D9A">
        <w:rPr>
          <w:b/>
          <w:bCs/>
          <w:noProof/>
          <w:sz w:val="32"/>
          <w:szCs w:val="32"/>
        </w:rPr>
        <w:drawing>
          <wp:inline distT="0" distB="0" distL="0" distR="0" wp14:anchorId="2C652882" wp14:editId="3BC9B94A">
            <wp:extent cx="5841577" cy="2014914"/>
            <wp:effectExtent l="0" t="0" r="6985" b="4445"/>
            <wp:docPr id="1650546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46449" name=""/>
                    <pic:cNvPicPr/>
                  </pic:nvPicPr>
                  <pic:blipFill>
                    <a:blip r:embed="rId10"/>
                    <a:stretch>
                      <a:fillRect/>
                    </a:stretch>
                  </pic:blipFill>
                  <pic:spPr>
                    <a:xfrm>
                      <a:off x="0" y="0"/>
                      <a:ext cx="5851416" cy="2018308"/>
                    </a:xfrm>
                    <a:prstGeom prst="rect">
                      <a:avLst/>
                    </a:prstGeom>
                  </pic:spPr>
                </pic:pic>
              </a:graphicData>
            </a:graphic>
          </wp:inline>
        </w:drawing>
      </w:r>
    </w:p>
    <w:p w14:paraId="1B878D76" w14:textId="793FD56B" w:rsidR="008D088F" w:rsidRPr="008D088F" w:rsidRDefault="008D088F" w:rsidP="008D088F">
      <w:pPr>
        <w:ind w:firstLine="708"/>
        <w:rPr>
          <w:sz w:val="20"/>
          <w:szCs w:val="20"/>
          <w:lang w:val="es-ES"/>
        </w:rPr>
      </w:pPr>
      <w:r w:rsidRPr="008D088F">
        <w:rPr>
          <w:sz w:val="20"/>
          <w:szCs w:val="20"/>
          <w:lang w:val="es-ES"/>
        </w:rPr>
        <w:t>Pantalla:</w:t>
      </w:r>
    </w:p>
    <w:p w14:paraId="256B2E82" w14:textId="02053D4F" w:rsidR="008D088F" w:rsidRPr="008D088F" w:rsidRDefault="008D088F" w:rsidP="008D088F">
      <w:pPr>
        <w:pStyle w:val="Prrafodelista"/>
        <w:numPr>
          <w:ilvl w:val="0"/>
          <w:numId w:val="2"/>
        </w:numPr>
        <w:ind w:left="1134" w:hanging="425"/>
        <w:rPr>
          <w:sz w:val="20"/>
          <w:szCs w:val="20"/>
          <w:lang w:val="es-ES"/>
        </w:rPr>
      </w:pPr>
      <w:r w:rsidRPr="008D088F">
        <w:rPr>
          <w:sz w:val="20"/>
          <w:szCs w:val="20"/>
          <w:lang w:val="es-ES"/>
        </w:rPr>
        <w:tab/>
        <w:t xml:space="preserve">Cambiar referencia a “senior </w:t>
      </w:r>
      <w:r w:rsidRPr="00780865">
        <w:rPr>
          <w:sz w:val="20"/>
          <w:szCs w:val="20"/>
        </w:rPr>
        <w:t>officer</w:t>
      </w:r>
      <w:r w:rsidRPr="008D088F">
        <w:rPr>
          <w:sz w:val="20"/>
          <w:szCs w:val="20"/>
          <w:lang w:val="es-ES"/>
        </w:rPr>
        <w:t xml:space="preserve">” por “senior </w:t>
      </w:r>
      <w:proofErr w:type="gramStart"/>
      <w:r w:rsidRPr="008D088F">
        <w:rPr>
          <w:sz w:val="20"/>
          <w:szCs w:val="20"/>
          <w:lang w:val="es-ES"/>
        </w:rPr>
        <w:t>manager</w:t>
      </w:r>
      <w:proofErr w:type="gramEnd"/>
      <w:r w:rsidRPr="008D088F">
        <w:rPr>
          <w:sz w:val="20"/>
          <w:szCs w:val="20"/>
          <w:lang w:val="es-ES"/>
        </w:rPr>
        <w:t>”</w:t>
      </w:r>
    </w:p>
    <w:p w14:paraId="141CD5A6" w14:textId="1C85D19C" w:rsidR="004A0497" w:rsidRDefault="004A0497" w:rsidP="00BB5E65">
      <w:pPr>
        <w:jc w:val="center"/>
        <w:rPr>
          <w:b/>
          <w:bCs/>
          <w:sz w:val="32"/>
          <w:szCs w:val="32"/>
        </w:rPr>
      </w:pPr>
      <w:r w:rsidRPr="004A0497">
        <w:rPr>
          <w:b/>
          <w:bCs/>
          <w:noProof/>
          <w:sz w:val="32"/>
          <w:szCs w:val="32"/>
        </w:rPr>
        <w:drawing>
          <wp:inline distT="0" distB="0" distL="0" distR="0" wp14:anchorId="54C7050B" wp14:editId="10274D05">
            <wp:extent cx="5833110" cy="2414393"/>
            <wp:effectExtent l="0" t="0" r="0" b="5080"/>
            <wp:docPr id="470259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59388" name=""/>
                    <pic:cNvPicPr/>
                  </pic:nvPicPr>
                  <pic:blipFill>
                    <a:blip r:embed="rId11"/>
                    <a:stretch>
                      <a:fillRect/>
                    </a:stretch>
                  </pic:blipFill>
                  <pic:spPr>
                    <a:xfrm>
                      <a:off x="0" y="0"/>
                      <a:ext cx="5840953" cy="2417639"/>
                    </a:xfrm>
                    <a:prstGeom prst="rect">
                      <a:avLst/>
                    </a:prstGeom>
                  </pic:spPr>
                </pic:pic>
              </a:graphicData>
            </a:graphic>
          </wp:inline>
        </w:drawing>
      </w:r>
    </w:p>
    <w:p w14:paraId="5930A766" w14:textId="0AAE922E" w:rsidR="00607B1E" w:rsidRDefault="00607B1E" w:rsidP="004D0911">
      <w:pPr>
        <w:pStyle w:val="Prrafodelista"/>
        <w:numPr>
          <w:ilvl w:val="0"/>
          <w:numId w:val="2"/>
        </w:numPr>
        <w:ind w:left="1134" w:hanging="425"/>
        <w:rPr>
          <w:ins w:id="43" w:author="Sebastian Alonso Carlos" w:date="2026-05-14T17:28:00Z" w16du:dateUtc="2026-05-14T15:28:00Z"/>
          <w:sz w:val="20"/>
          <w:szCs w:val="20"/>
          <w:lang w:val="es-ES"/>
        </w:rPr>
      </w:pPr>
      <w:ins w:id="44" w:author="Sebastian Alonso Carlos" w:date="2026-05-13T16:55:00Z" w16du:dateUtc="2026-05-13T14:55:00Z">
        <w:r w:rsidRPr="00780865">
          <w:rPr>
            <w:sz w:val="20"/>
            <w:szCs w:val="20"/>
            <w:lang w:val="es-ES"/>
          </w:rPr>
          <w:t>Sustituir en el desplegable el texto</w:t>
        </w:r>
        <w:r>
          <w:rPr>
            <w:sz w:val="20"/>
            <w:szCs w:val="20"/>
          </w:rPr>
          <w:t xml:space="preserve"> “</w:t>
        </w:r>
        <w:r w:rsidRPr="00C56E8F">
          <w:rPr>
            <w:sz w:val="20"/>
            <w:szCs w:val="20"/>
          </w:rPr>
          <w:t>Spouse or similar relation</w:t>
        </w:r>
        <w:r w:rsidRPr="00780865">
          <w:rPr>
            <w:sz w:val="20"/>
            <w:szCs w:val="20"/>
            <w:lang w:val="es-ES"/>
          </w:rPr>
          <w:t>” por</w:t>
        </w:r>
        <w:r>
          <w:rPr>
            <w:sz w:val="20"/>
            <w:szCs w:val="20"/>
          </w:rPr>
          <w:t xml:space="preserve"> </w:t>
        </w:r>
        <w:r w:rsidRPr="00C56E8F">
          <w:rPr>
            <w:sz w:val="20"/>
            <w:szCs w:val="20"/>
            <w:lang w:val="es-ES"/>
          </w:rPr>
          <w:t>“</w:t>
        </w:r>
      </w:ins>
      <w:ins w:id="45" w:author="Sebastian Alonso Carlos" w:date="2026-05-14T17:25:00Z" w16du:dateUtc="2026-05-14T15:25:00Z">
        <w:r w:rsidR="00BC784F">
          <w:rPr>
            <w:sz w:val="20"/>
            <w:szCs w:val="20"/>
          </w:rPr>
          <w:t>S</w:t>
        </w:r>
      </w:ins>
      <w:ins w:id="46" w:author="Sebastian Alonso Carlos" w:date="2026-05-13T16:55:00Z" w16du:dateUtc="2026-05-13T14:55:00Z">
        <w:r w:rsidRPr="00780865">
          <w:rPr>
            <w:sz w:val="20"/>
            <w:szCs w:val="20"/>
          </w:rPr>
          <w:t>pouse or equivalent</w:t>
        </w:r>
        <w:r w:rsidRPr="00C56E8F">
          <w:rPr>
            <w:sz w:val="20"/>
            <w:szCs w:val="20"/>
            <w:lang w:val="es-ES"/>
          </w:rPr>
          <w:t>”</w:t>
        </w:r>
      </w:ins>
      <w:ins w:id="47" w:author="Sebastian Alonso Carlos" w:date="2026-05-14T17:28:00Z" w16du:dateUtc="2026-05-14T15:28:00Z">
        <w:r w:rsidR="00BC784F">
          <w:rPr>
            <w:sz w:val="20"/>
            <w:szCs w:val="20"/>
            <w:lang w:val="es-ES"/>
          </w:rPr>
          <w:t>.</w:t>
        </w:r>
      </w:ins>
    </w:p>
    <w:p w14:paraId="19D24015" w14:textId="77777777" w:rsidR="00BC784F" w:rsidRDefault="00BC784F" w:rsidP="00BC784F">
      <w:pPr>
        <w:pStyle w:val="Prrafodelista"/>
        <w:ind w:left="1134"/>
        <w:rPr>
          <w:ins w:id="48" w:author="Sebastian Alonso Carlos" w:date="2026-05-13T16:55:00Z" w16du:dateUtc="2026-05-13T14:55:00Z"/>
          <w:sz w:val="20"/>
          <w:szCs w:val="20"/>
          <w:lang w:val="es-ES"/>
        </w:rPr>
        <w:pPrChange w:id="49" w:author="Sebastian Alonso Carlos" w:date="2026-05-14T17:28:00Z" w16du:dateUtc="2026-05-14T15:28:00Z">
          <w:pPr>
            <w:pStyle w:val="Prrafodelista"/>
            <w:numPr>
              <w:numId w:val="2"/>
            </w:numPr>
            <w:ind w:left="1134" w:hanging="425"/>
          </w:pPr>
        </w:pPrChange>
      </w:pPr>
    </w:p>
    <w:p w14:paraId="03DCA382" w14:textId="3159B2E4" w:rsidR="004D0911" w:rsidRPr="008D088F" w:rsidRDefault="004D0911" w:rsidP="004D0911">
      <w:pPr>
        <w:pStyle w:val="Prrafodelista"/>
        <w:numPr>
          <w:ilvl w:val="0"/>
          <w:numId w:val="2"/>
        </w:numPr>
        <w:ind w:left="1134" w:hanging="425"/>
        <w:rPr>
          <w:sz w:val="20"/>
          <w:szCs w:val="20"/>
          <w:lang w:val="es-ES"/>
        </w:rPr>
      </w:pPr>
      <w:r w:rsidRPr="008D088F">
        <w:rPr>
          <w:sz w:val="20"/>
          <w:szCs w:val="20"/>
          <w:lang w:val="es-ES"/>
        </w:rPr>
        <w:t>Actualizar el desplegable de familiares para incluir nuevas categorías:</w:t>
      </w:r>
    </w:p>
    <w:p w14:paraId="42795837" w14:textId="77777777" w:rsidR="004D0911" w:rsidRPr="00B506B8" w:rsidRDefault="004D0911" w:rsidP="004D0911">
      <w:pPr>
        <w:pStyle w:val="Prrafodelista"/>
        <w:numPr>
          <w:ilvl w:val="1"/>
          <w:numId w:val="2"/>
        </w:numPr>
        <w:ind w:left="1418" w:hanging="284"/>
        <w:rPr>
          <w:sz w:val="20"/>
          <w:szCs w:val="20"/>
        </w:rPr>
      </w:pPr>
      <w:r w:rsidRPr="00B506B8">
        <w:rPr>
          <w:sz w:val="20"/>
          <w:szCs w:val="20"/>
        </w:rPr>
        <w:t>Spouse’s child’s spouse</w:t>
      </w:r>
    </w:p>
    <w:p w14:paraId="443A1357" w14:textId="77777777" w:rsidR="004D0911" w:rsidRPr="00B506B8" w:rsidRDefault="004D0911" w:rsidP="004D0911">
      <w:pPr>
        <w:pStyle w:val="Prrafodelista"/>
        <w:numPr>
          <w:ilvl w:val="1"/>
          <w:numId w:val="2"/>
        </w:numPr>
        <w:ind w:left="1418" w:hanging="284"/>
        <w:rPr>
          <w:sz w:val="20"/>
          <w:szCs w:val="20"/>
        </w:rPr>
      </w:pPr>
      <w:r w:rsidRPr="00B506B8">
        <w:rPr>
          <w:sz w:val="20"/>
          <w:szCs w:val="20"/>
        </w:rPr>
        <w:t>Spouse’s parent’s spouse</w:t>
      </w:r>
    </w:p>
    <w:p w14:paraId="0304D6E3" w14:textId="77777777" w:rsidR="004D0911" w:rsidRPr="00B506B8" w:rsidRDefault="004D0911" w:rsidP="004D0911">
      <w:pPr>
        <w:pStyle w:val="Prrafodelista"/>
        <w:numPr>
          <w:ilvl w:val="1"/>
          <w:numId w:val="2"/>
        </w:numPr>
        <w:ind w:left="1418" w:hanging="284"/>
        <w:rPr>
          <w:sz w:val="20"/>
          <w:szCs w:val="20"/>
        </w:rPr>
      </w:pPr>
      <w:r w:rsidRPr="00B506B8">
        <w:rPr>
          <w:sz w:val="20"/>
          <w:szCs w:val="20"/>
        </w:rPr>
        <w:t>Spouse’s sibling’s spouse</w:t>
      </w:r>
    </w:p>
    <w:p w14:paraId="6BB4739E" w14:textId="77777777" w:rsidR="004D0911" w:rsidRDefault="004D0911" w:rsidP="004D0911">
      <w:pPr>
        <w:pStyle w:val="Prrafodelista"/>
        <w:numPr>
          <w:ilvl w:val="1"/>
          <w:numId w:val="2"/>
        </w:numPr>
        <w:ind w:left="1418" w:hanging="284"/>
        <w:rPr>
          <w:sz w:val="20"/>
          <w:szCs w:val="20"/>
        </w:rPr>
      </w:pPr>
      <w:r w:rsidRPr="00B506B8">
        <w:rPr>
          <w:sz w:val="20"/>
          <w:szCs w:val="20"/>
        </w:rPr>
        <w:t>Dependant</w:t>
      </w:r>
    </w:p>
    <w:p w14:paraId="04C4543D" w14:textId="77777777" w:rsidR="004D0911" w:rsidRDefault="004D0911" w:rsidP="004D0911">
      <w:pPr>
        <w:pStyle w:val="Prrafodelista"/>
        <w:ind w:left="1418" w:hanging="284"/>
        <w:rPr>
          <w:sz w:val="20"/>
          <w:szCs w:val="20"/>
          <w:lang w:val="en-US"/>
        </w:rPr>
      </w:pPr>
    </w:p>
    <w:p w14:paraId="7AE0587C" w14:textId="531C6600" w:rsidR="004D0911" w:rsidRDefault="004D0911" w:rsidP="004D0911">
      <w:pPr>
        <w:pStyle w:val="Prrafodelista"/>
        <w:numPr>
          <w:ilvl w:val="0"/>
          <w:numId w:val="2"/>
        </w:numPr>
        <w:ind w:left="1134" w:hanging="425"/>
        <w:rPr>
          <w:ins w:id="50" w:author="Sebastian Alonso Carlos" w:date="2026-05-14T17:35:00Z" w16du:dateUtc="2026-05-14T15:35:00Z"/>
          <w:sz w:val="20"/>
          <w:szCs w:val="20"/>
          <w:lang w:val="en-US"/>
        </w:rPr>
      </w:pPr>
      <w:r w:rsidRPr="008047D5">
        <w:rPr>
          <w:sz w:val="20"/>
          <w:szCs w:val="20"/>
          <w:lang w:val="en-US"/>
        </w:rPr>
        <w:t xml:space="preserve">Añadir </w:t>
      </w:r>
      <w:r w:rsidRPr="00780865">
        <w:rPr>
          <w:sz w:val="20"/>
          <w:szCs w:val="20"/>
          <w:lang w:val="es-ES"/>
        </w:rPr>
        <w:t>después</w:t>
      </w:r>
      <w:r w:rsidRPr="008047D5">
        <w:rPr>
          <w:sz w:val="20"/>
          <w:szCs w:val="20"/>
          <w:lang w:val="en-US"/>
        </w:rPr>
        <w:t xml:space="preserve"> de “NIF / Passport” </w:t>
      </w:r>
      <w:r w:rsidRPr="00780865">
        <w:rPr>
          <w:sz w:val="20"/>
          <w:szCs w:val="20"/>
          <w:lang w:val="es-ES"/>
        </w:rPr>
        <w:t>otro campo que</w:t>
      </w:r>
      <w:r w:rsidRPr="008047D5">
        <w:rPr>
          <w:sz w:val="20"/>
          <w:szCs w:val="20"/>
          <w:lang w:val="en-US"/>
        </w:rPr>
        <w:t xml:space="preserve"> sea “National ID number (non</w:t>
      </w:r>
      <w:r w:rsidR="003F1E22">
        <w:rPr>
          <w:sz w:val="20"/>
          <w:szCs w:val="20"/>
          <w:lang w:val="en-US"/>
        </w:rPr>
        <w:t>-</w:t>
      </w:r>
      <w:r w:rsidRPr="008047D5">
        <w:rPr>
          <w:sz w:val="20"/>
          <w:szCs w:val="20"/>
          <w:lang w:val="en-US"/>
        </w:rPr>
        <w:t>Spanish</w:t>
      </w:r>
      <w:r w:rsidR="003F1E22">
        <w:rPr>
          <w:sz w:val="20"/>
          <w:szCs w:val="20"/>
          <w:lang w:val="en-US"/>
        </w:rPr>
        <w:t xml:space="preserve"> senior managers</w:t>
      </w:r>
      <w:r w:rsidRPr="008047D5">
        <w:rPr>
          <w:sz w:val="20"/>
          <w:szCs w:val="20"/>
          <w:lang w:val="en-US"/>
        </w:rPr>
        <w:t xml:space="preserve"> only) (in case of US </w:t>
      </w:r>
      <w:r w:rsidR="003F1E22">
        <w:rPr>
          <w:sz w:val="20"/>
          <w:szCs w:val="20"/>
          <w:lang w:val="en-US"/>
        </w:rPr>
        <w:t>senior managers</w:t>
      </w:r>
      <w:r w:rsidRPr="008047D5">
        <w:rPr>
          <w:sz w:val="20"/>
          <w:szCs w:val="20"/>
          <w:lang w:val="en-US"/>
        </w:rPr>
        <w:t>, please include US SSN)”.</w:t>
      </w:r>
    </w:p>
    <w:p w14:paraId="63799FB5" w14:textId="77777777" w:rsidR="00100EF3" w:rsidRDefault="00100EF3" w:rsidP="00100EF3">
      <w:pPr>
        <w:pStyle w:val="Prrafodelista"/>
        <w:ind w:left="1134"/>
        <w:rPr>
          <w:ins w:id="51" w:author="Sebastian Alonso Carlos" w:date="2026-05-14T17:35:00Z" w16du:dateUtc="2026-05-14T15:35:00Z"/>
          <w:sz w:val="20"/>
          <w:szCs w:val="20"/>
          <w:lang w:val="en-US"/>
        </w:rPr>
        <w:pPrChange w:id="52" w:author="Sebastian Alonso Carlos" w:date="2026-05-14T17:35:00Z" w16du:dateUtc="2026-05-14T15:35:00Z">
          <w:pPr>
            <w:pStyle w:val="Prrafodelista"/>
            <w:numPr>
              <w:numId w:val="2"/>
            </w:numPr>
            <w:ind w:left="1134" w:hanging="425"/>
          </w:pPr>
        </w:pPrChange>
      </w:pPr>
    </w:p>
    <w:p w14:paraId="5A7562B5" w14:textId="77777777" w:rsidR="00100EF3" w:rsidRPr="00EA704F" w:rsidRDefault="00100EF3" w:rsidP="00100EF3">
      <w:pPr>
        <w:pStyle w:val="Prrafodelista"/>
        <w:numPr>
          <w:ilvl w:val="0"/>
          <w:numId w:val="2"/>
        </w:numPr>
        <w:ind w:left="1134" w:hanging="425"/>
        <w:rPr>
          <w:ins w:id="53" w:author="Sebastian Alonso Carlos" w:date="2026-05-14T17:35:00Z" w16du:dateUtc="2026-05-14T15:35:00Z"/>
          <w:sz w:val="20"/>
          <w:szCs w:val="20"/>
          <w:lang w:val="en-US"/>
        </w:rPr>
      </w:pPr>
      <w:ins w:id="54" w:author="Sebastian Alonso Carlos" w:date="2026-05-14T17:35:00Z" w16du:dateUtc="2026-05-14T15:35:00Z">
        <w:r w:rsidRPr="004C7822">
          <w:rPr>
            <w:sz w:val="20"/>
            <w:szCs w:val="20"/>
            <w:lang w:val="es-ES"/>
          </w:rPr>
          <w:t>Actualizar desplegable</w:t>
        </w:r>
        <w:r>
          <w:rPr>
            <w:sz w:val="20"/>
            <w:szCs w:val="20"/>
            <w:lang w:val="en-US"/>
          </w:rPr>
          <w:t xml:space="preserve"> de position: </w:t>
        </w:r>
        <w:r w:rsidRPr="004C7822">
          <w:rPr>
            <w:sz w:val="20"/>
            <w:szCs w:val="20"/>
            <w:lang w:val="es-ES"/>
          </w:rPr>
          <w:t xml:space="preserve">el texto </w:t>
        </w:r>
        <w:r>
          <w:rPr>
            <w:sz w:val="20"/>
            <w:szCs w:val="20"/>
            <w:lang w:val="en-US"/>
          </w:rPr>
          <w:t>S</w:t>
        </w:r>
        <w:r w:rsidRPr="004C7822">
          <w:rPr>
            <w:sz w:val="20"/>
            <w:szCs w:val="20"/>
            <w:lang w:val="en-US"/>
          </w:rPr>
          <w:t xml:space="preserve">enior </w:t>
        </w:r>
        <w:proofErr w:type="gramStart"/>
        <w:r w:rsidRPr="004C7822">
          <w:rPr>
            <w:sz w:val="20"/>
            <w:szCs w:val="20"/>
          </w:rPr>
          <w:t>manager</w:t>
        </w:r>
        <w:proofErr w:type="gramEnd"/>
        <w:r w:rsidRPr="004C7822">
          <w:rPr>
            <w:sz w:val="20"/>
            <w:szCs w:val="20"/>
            <w:lang w:val="en-US"/>
          </w:rPr>
          <w:t xml:space="preserve"> </w:t>
        </w:r>
        <w:r w:rsidRPr="004C7822">
          <w:rPr>
            <w:sz w:val="20"/>
            <w:szCs w:val="20"/>
            <w:lang w:val="es-ES"/>
          </w:rPr>
          <w:t>por</w:t>
        </w:r>
        <w:r w:rsidRPr="004C7822">
          <w:rPr>
            <w:sz w:val="20"/>
            <w:szCs w:val="20"/>
            <w:lang w:val="en-US"/>
          </w:rPr>
          <w:t xml:space="preserve"> </w:t>
        </w:r>
        <w:r>
          <w:rPr>
            <w:sz w:val="20"/>
            <w:szCs w:val="20"/>
            <w:lang w:val="en-US"/>
          </w:rPr>
          <w:t>M</w:t>
        </w:r>
        <w:r w:rsidRPr="004C7822">
          <w:rPr>
            <w:sz w:val="20"/>
            <w:szCs w:val="20"/>
            <w:lang w:val="en-US"/>
          </w:rPr>
          <w:t>anagerial position</w:t>
        </w:r>
      </w:ins>
    </w:p>
    <w:p w14:paraId="0793252E" w14:textId="77777777" w:rsidR="00100EF3" w:rsidRPr="008047D5" w:rsidRDefault="00100EF3" w:rsidP="004D0911">
      <w:pPr>
        <w:pStyle w:val="Prrafodelista"/>
        <w:numPr>
          <w:ilvl w:val="0"/>
          <w:numId w:val="2"/>
        </w:numPr>
        <w:ind w:left="1134" w:hanging="425"/>
        <w:rPr>
          <w:sz w:val="20"/>
          <w:szCs w:val="20"/>
          <w:lang w:val="en-US"/>
        </w:rPr>
      </w:pPr>
    </w:p>
    <w:p w14:paraId="0BAF9352" w14:textId="77777777" w:rsidR="004D0911" w:rsidRPr="00EA704F" w:rsidRDefault="004D0911" w:rsidP="004D0911">
      <w:pPr>
        <w:pStyle w:val="Prrafodelista"/>
        <w:ind w:left="1134" w:hanging="425"/>
        <w:rPr>
          <w:sz w:val="20"/>
          <w:szCs w:val="20"/>
          <w:lang w:val="en-US"/>
        </w:rPr>
      </w:pPr>
    </w:p>
    <w:p w14:paraId="69B37772" w14:textId="5E831C65" w:rsidR="004D0911" w:rsidRPr="008D088F" w:rsidRDefault="004D0911" w:rsidP="004D0911">
      <w:pPr>
        <w:pStyle w:val="Prrafodelista"/>
        <w:numPr>
          <w:ilvl w:val="0"/>
          <w:numId w:val="2"/>
        </w:numPr>
        <w:ind w:left="1134" w:hanging="425"/>
        <w:rPr>
          <w:sz w:val="20"/>
          <w:szCs w:val="20"/>
          <w:lang w:val="es-ES"/>
        </w:rPr>
      </w:pPr>
      <w:r w:rsidRPr="008D088F">
        <w:rPr>
          <w:sz w:val="20"/>
          <w:szCs w:val="20"/>
          <w:lang w:val="es-ES"/>
        </w:rPr>
        <w:t xml:space="preserve">Actualizar el desplegable de </w:t>
      </w:r>
      <w:ins w:id="55" w:author="Sebastian Alonso Carlos" w:date="2026-05-14T17:35:00Z" w16du:dateUtc="2026-05-14T15:35:00Z">
        <w:r w:rsidR="00100EF3">
          <w:rPr>
            <w:sz w:val="20"/>
            <w:szCs w:val="20"/>
          </w:rPr>
          <w:t>T</w:t>
        </w:r>
      </w:ins>
      <w:del w:id="56" w:author="Sebastian Alonso Carlos" w:date="2026-05-14T17:35:00Z" w16du:dateUtc="2026-05-14T15:35:00Z">
        <w:r w:rsidRPr="00780865" w:rsidDel="00100EF3">
          <w:rPr>
            <w:sz w:val="20"/>
            <w:szCs w:val="20"/>
          </w:rPr>
          <w:delText>t</w:delText>
        </w:r>
      </w:del>
      <w:r w:rsidRPr="00780865">
        <w:rPr>
          <w:sz w:val="20"/>
          <w:szCs w:val="20"/>
        </w:rPr>
        <w:t>ype of company</w:t>
      </w:r>
      <w:r w:rsidRPr="008D088F">
        <w:rPr>
          <w:sz w:val="20"/>
          <w:szCs w:val="20"/>
          <w:lang w:val="es-ES"/>
        </w:rPr>
        <w:t xml:space="preserve"> para actualizar el nombre de las siguientes categorías:</w:t>
      </w:r>
    </w:p>
    <w:p w14:paraId="24FA3545" w14:textId="77777777" w:rsidR="004D0911" w:rsidRPr="00FF3429" w:rsidRDefault="004D0911" w:rsidP="004D0911">
      <w:pPr>
        <w:pStyle w:val="Prrafodelista"/>
        <w:numPr>
          <w:ilvl w:val="1"/>
          <w:numId w:val="2"/>
        </w:numPr>
        <w:ind w:left="1418" w:hanging="284"/>
        <w:rPr>
          <w:sz w:val="20"/>
          <w:szCs w:val="20"/>
        </w:rPr>
      </w:pPr>
      <w:r w:rsidRPr="00FF3429">
        <w:rPr>
          <w:sz w:val="20"/>
          <w:szCs w:val="20"/>
        </w:rPr>
        <w:t xml:space="preserve">Cambiar “Commercial” </w:t>
      </w:r>
      <w:r w:rsidRPr="00780865">
        <w:rPr>
          <w:sz w:val="20"/>
          <w:szCs w:val="20"/>
          <w:lang w:val="es-ES"/>
        </w:rPr>
        <w:t>por</w:t>
      </w:r>
      <w:r w:rsidRPr="00FF3429">
        <w:rPr>
          <w:sz w:val="20"/>
          <w:szCs w:val="20"/>
        </w:rPr>
        <w:t xml:space="preserve"> “Other companies”.</w:t>
      </w:r>
    </w:p>
    <w:p w14:paraId="2DDA5E47" w14:textId="77777777" w:rsidR="004D0911" w:rsidRPr="008D088F" w:rsidRDefault="004D0911" w:rsidP="004D0911">
      <w:pPr>
        <w:pStyle w:val="Prrafodelista"/>
        <w:numPr>
          <w:ilvl w:val="1"/>
          <w:numId w:val="2"/>
        </w:numPr>
        <w:ind w:left="1418" w:hanging="284"/>
        <w:rPr>
          <w:sz w:val="20"/>
          <w:szCs w:val="20"/>
          <w:lang w:val="es-ES"/>
        </w:rPr>
      </w:pPr>
      <w:r w:rsidRPr="008D088F">
        <w:rPr>
          <w:sz w:val="20"/>
          <w:szCs w:val="20"/>
          <w:lang w:val="es-ES"/>
        </w:rPr>
        <w:t>Cambiar “</w:t>
      </w:r>
      <w:r w:rsidRPr="00780865">
        <w:rPr>
          <w:sz w:val="20"/>
          <w:szCs w:val="20"/>
        </w:rPr>
        <w:t>Listed</w:t>
      </w:r>
      <w:r w:rsidRPr="008D088F">
        <w:rPr>
          <w:sz w:val="20"/>
          <w:szCs w:val="20"/>
          <w:lang w:val="es-ES"/>
        </w:rPr>
        <w:t>” por “</w:t>
      </w:r>
      <w:r w:rsidRPr="00780865">
        <w:rPr>
          <w:sz w:val="20"/>
          <w:szCs w:val="20"/>
        </w:rPr>
        <w:t>Listed company</w:t>
      </w:r>
      <w:r w:rsidRPr="008D088F">
        <w:rPr>
          <w:sz w:val="20"/>
          <w:szCs w:val="20"/>
          <w:lang w:val="es-ES"/>
        </w:rPr>
        <w:t>”.</w:t>
      </w:r>
    </w:p>
    <w:p w14:paraId="2D5F84D7" w14:textId="77777777" w:rsidR="004D0911" w:rsidRPr="00FF3429" w:rsidRDefault="004D0911" w:rsidP="004D0911">
      <w:pPr>
        <w:pStyle w:val="Prrafodelista"/>
        <w:numPr>
          <w:ilvl w:val="1"/>
          <w:numId w:val="2"/>
        </w:numPr>
        <w:ind w:left="1418" w:hanging="284"/>
        <w:rPr>
          <w:sz w:val="20"/>
          <w:szCs w:val="20"/>
        </w:rPr>
      </w:pPr>
      <w:r w:rsidRPr="00FF3429">
        <w:rPr>
          <w:sz w:val="20"/>
          <w:szCs w:val="20"/>
        </w:rPr>
        <w:t xml:space="preserve">Cambiar “Holding” </w:t>
      </w:r>
      <w:r w:rsidRPr="00780865">
        <w:rPr>
          <w:sz w:val="20"/>
          <w:szCs w:val="20"/>
          <w:lang w:val="es-ES"/>
        </w:rPr>
        <w:t>por</w:t>
      </w:r>
      <w:r w:rsidRPr="00FF3429">
        <w:rPr>
          <w:sz w:val="20"/>
          <w:szCs w:val="20"/>
        </w:rPr>
        <w:t xml:space="preserve"> “Asset-holding company”. </w:t>
      </w:r>
    </w:p>
    <w:p w14:paraId="4477E4AD" w14:textId="77777777" w:rsidR="004D0911" w:rsidRDefault="004D0911" w:rsidP="004D0911">
      <w:pPr>
        <w:pStyle w:val="Prrafodelista"/>
        <w:ind w:left="1134" w:hanging="425"/>
        <w:rPr>
          <w:ins w:id="57" w:author="Sebastian Alonso Carlos" w:date="2026-05-14T17:32:00Z" w16du:dateUtc="2026-05-14T15:32:00Z"/>
          <w:sz w:val="20"/>
          <w:szCs w:val="20"/>
          <w:lang w:val="en-US"/>
        </w:rPr>
      </w:pPr>
    </w:p>
    <w:p w14:paraId="4722AE0C" w14:textId="77777777" w:rsidR="00100EF3" w:rsidRPr="006F2D3D" w:rsidRDefault="00100EF3" w:rsidP="004D0911">
      <w:pPr>
        <w:pStyle w:val="Prrafodelista"/>
        <w:ind w:left="1134" w:hanging="425"/>
        <w:rPr>
          <w:sz w:val="20"/>
          <w:szCs w:val="20"/>
          <w:lang w:val="en-US"/>
        </w:rPr>
      </w:pPr>
    </w:p>
    <w:p w14:paraId="468CA002" w14:textId="4173A545" w:rsidR="004D0911" w:rsidRPr="00100EF3" w:rsidDel="00100EF3" w:rsidRDefault="004D0911" w:rsidP="00100EF3">
      <w:pPr>
        <w:pStyle w:val="Prrafodelista"/>
        <w:numPr>
          <w:ilvl w:val="0"/>
          <w:numId w:val="2"/>
        </w:numPr>
        <w:ind w:left="1134" w:hanging="425"/>
        <w:rPr>
          <w:del w:id="58" w:author="Sebastian Alonso Carlos" w:date="2026-05-14T17:31:00Z" w16du:dateUtc="2026-05-14T15:31:00Z"/>
          <w:sz w:val="20"/>
          <w:szCs w:val="20"/>
          <w:lang w:val="en-US"/>
          <w:rPrChange w:id="59" w:author="Sebastian Alonso Carlos" w:date="2026-05-14T17:32:00Z" w16du:dateUtc="2026-05-14T15:32:00Z">
            <w:rPr>
              <w:del w:id="60" w:author="Sebastian Alonso Carlos" w:date="2026-05-14T17:31:00Z" w16du:dateUtc="2026-05-14T15:31:00Z"/>
              <w:lang w:val="es-ES"/>
            </w:rPr>
          </w:rPrChange>
        </w:rPr>
        <w:pPrChange w:id="61" w:author="Sebastian Alonso Carlos" w:date="2026-05-14T17:32:00Z" w16du:dateUtc="2026-05-14T15:32:00Z">
          <w:pPr>
            <w:pStyle w:val="Prrafodelista"/>
            <w:numPr>
              <w:numId w:val="2"/>
            </w:numPr>
            <w:ind w:left="1134" w:hanging="425"/>
          </w:pPr>
        </w:pPrChange>
      </w:pPr>
      <w:r w:rsidRPr="00100EF3">
        <w:rPr>
          <w:sz w:val="20"/>
          <w:szCs w:val="20"/>
          <w:lang w:val="en-US"/>
          <w:rPrChange w:id="62" w:author="Sebastian Alonso Carlos" w:date="2026-05-14T17:32:00Z" w16du:dateUtc="2026-05-14T15:32:00Z">
            <w:rPr>
              <w:lang w:val="es-ES"/>
            </w:rPr>
          </w:rPrChange>
        </w:rPr>
        <w:t xml:space="preserve">Actualizar el texto de los desplegables de </w:t>
      </w:r>
      <w:r w:rsidRPr="00100EF3">
        <w:rPr>
          <w:sz w:val="20"/>
          <w:szCs w:val="20"/>
          <w:lang w:val="en-US"/>
          <w:rPrChange w:id="63" w:author="Sebastian Alonso Carlos" w:date="2026-05-14T17:32:00Z" w16du:dateUtc="2026-05-14T15:32:00Z">
            <w:rPr/>
          </w:rPrChange>
        </w:rPr>
        <w:t>shareholding</w:t>
      </w:r>
      <w:r w:rsidRPr="00100EF3">
        <w:rPr>
          <w:sz w:val="20"/>
          <w:szCs w:val="20"/>
          <w:lang w:val="en-US"/>
          <w:rPrChange w:id="64" w:author="Sebastian Alonso Carlos" w:date="2026-05-14T17:32:00Z" w16du:dateUtc="2026-05-14T15:32:00Z">
            <w:rPr>
              <w:lang w:val="es-ES"/>
            </w:rPr>
          </w:rPrChange>
        </w:rPr>
        <w:t>:</w:t>
      </w:r>
      <w:ins w:id="65" w:author="Sebastian Alonso Carlos" w:date="2026-05-14T17:31:00Z" w16du:dateUtc="2026-05-14T15:31:00Z">
        <w:r w:rsidR="00100EF3" w:rsidRPr="00100EF3">
          <w:rPr>
            <w:sz w:val="20"/>
            <w:szCs w:val="20"/>
            <w:lang w:val="en-US"/>
            <w:rPrChange w:id="66" w:author="Sebastian Alonso Carlos" w:date="2026-05-14T17:32:00Z" w16du:dateUtc="2026-05-14T15:32:00Z">
              <w:rPr>
                <w:lang w:val="es-ES"/>
              </w:rPr>
            </w:rPrChange>
          </w:rPr>
          <w:t xml:space="preserve"> </w:t>
        </w:r>
      </w:ins>
    </w:p>
    <w:p w14:paraId="1BE33A6E" w14:textId="52B81AEB" w:rsidR="004D0911" w:rsidRPr="00100EF3" w:rsidDel="00BC784F" w:rsidRDefault="00100EF3" w:rsidP="00100EF3">
      <w:pPr>
        <w:pStyle w:val="Prrafodelista"/>
        <w:numPr>
          <w:ilvl w:val="0"/>
          <w:numId w:val="2"/>
        </w:numPr>
        <w:ind w:left="1134" w:hanging="425"/>
        <w:rPr>
          <w:del w:id="67" w:author="Sebastian Alonso Carlos" w:date="2026-05-14T17:29:00Z" w16du:dateUtc="2026-05-14T15:29:00Z"/>
          <w:sz w:val="20"/>
          <w:szCs w:val="20"/>
          <w:lang w:val="en-US"/>
          <w:rPrChange w:id="68" w:author="Sebastian Alonso Carlos" w:date="2026-05-14T17:32:00Z" w16du:dateUtc="2026-05-14T15:32:00Z">
            <w:rPr>
              <w:del w:id="69" w:author="Sebastian Alonso Carlos" w:date="2026-05-14T17:29:00Z" w16du:dateUtc="2026-05-14T15:29:00Z"/>
            </w:rPr>
          </w:rPrChange>
        </w:rPr>
        <w:pPrChange w:id="70" w:author="Sebastian Alonso Carlos" w:date="2026-05-14T17:32:00Z" w16du:dateUtc="2026-05-14T15:32:00Z">
          <w:pPr>
            <w:pStyle w:val="Prrafodelista"/>
            <w:numPr>
              <w:ilvl w:val="1"/>
              <w:numId w:val="2"/>
            </w:numPr>
            <w:ind w:left="1418" w:hanging="284"/>
          </w:pPr>
        </w:pPrChange>
      </w:pPr>
      <w:proofErr w:type="spellStart"/>
      <w:ins w:id="71" w:author="Sebastian Alonso Carlos" w:date="2026-05-14T17:32:00Z" w16du:dateUtc="2026-05-14T15:32:00Z">
        <w:r>
          <w:rPr>
            <w:sz w:val="20"/>
            <w:szCs w:val="20"/>
            <w:lang w:val="en-US"/>
          </w:rPr>
          <w:t>s</w:t>
        </w:r>
      </w:ins>
      <w:del w:id="72" w:author="Sebastian Alonso Carlos" w:date="2026-05-14T17:32:00Z" w16du:dateUtc="2026-05-14T15:32:00Z">
        <w:r w:rsidR="004D0911" w:rsidRPr="00100EF3" w:rsidDel="00100EF3">
          <w:rPr>
            <w:sz w:val="20"/>
            <w:szCs w:val="20"/>
            <w:lang w:val="en-US"/>
            <w:rPrChange w:id="73" w:author="Sebastian Alonso Carlos" w:date="2026-05-14T17:32:00Z" w16du:dateUtc="2026-05-14T15:32:00Z">
              <w:rPr>
                <w:lang w:val="es-ES"/>
              </w:rPr>
            </w:rPrChange>
          </w:rPr>
          <w:delText>S</w:delText>
        </w:r>
      </w:del>
      <w:r w:rsidR="004D0911" w:rsidRPr="00100EF3">
        <w:rPr>
          <w:sz w:val="20"/>
          <w:szCs w:val="20"/>
          <w:lang w:val="en-US"/>
          <w:rPrChange w:id="74" w:author="Sebastian Alonso Carlos" w:date="2026-05-14T17:32:00Z" w16du:dateUtc="2026-05-14T15:32:00Z">
            <w:rPr>
              <w:lang w:val="es-ES"/>
            </w:rPr>
          </w:rPrChange>
        </w:rPr>
        <w:t>ustituir</w:t>
      </w:r>
      <w:proofErr w:type="spellEnd"/>
      <w:r w:rsidR="004D0911" w:rsidRPr="00100EF3">
        <w:rPr>
          <w:sz w:val="20"/>
          <w:szCs w:val="20"/>
          <w:lang w:val="en-US"/>
          <w:rPrChange w:id="75" w:author="Sebastian Alonso Carlos" w:date="2026-05-14T17:32:00Z" w16du:dateUtc="2026-05-14T15:32:00Z">
            <w:rPr/>
          </w:rPrChange>
        </w:rPr>
        <w:t xml:space="preserve"> “Exercise significant influence” </w:t>
      </w:r>
      <w:r w:rsidR="004D0911" w:rsidRPr="00100EF3">
        <w:rPr>
          <w:sz w:val="20"/>
          <w:szCs w:val="20"/>
          <w:lang w:val="en-US"/>
          <w:rPrChange w:id="76" w:author="Sebastian Alonso Carlos" w:date="2026-05-14T17:32:00Z" w16du:dateUtc="2026-05-14T15:32:00Z">
            <w:rPr>
              <w:lang w:val="es-ES"/>
            </w:rPr>
          </w:rPrChange>
        </w:rPr>
        <w:t>por</w:t>
      </w:r>
      <w:r w:rsidR="004D0911" w:rsidRPr="00100EF3">
        <w:rPr>
          <w:sz w:val="20"/>
          <w:szCs w:val="20"/>
          <w:lang w:val="en-US"/>
          <w:rPrChange w:id="77" w:author="Sebastian Alonso Carlos" w:date="2026-05-14T17:32:00Z" w16du:dateUtc="2026-05-14T15:32:00Z">
            <w:rPr/>
          </w:rPrChange>
        </w:rPr>
        <w:t xml:space="preserve"> “</w:t>
      </w:r>
      <w:ins w:id="78" w:author="Sebastian Alonso Carlos" w:date="2026-05-14T17:30:00Z" w16du:dateUtc="2026-05-14T15:30:00Z">
        <w:r w:rsidR="00BC784F" w:rsidRPr="00100EF3">
          <w:rPr>
            <w:sz w:val="20"/>
            <w:szCs w:val="20"/>
            <w:lang w:val="en-US"/>
            <w:rPrChange w:id="79" w:author="Sebastian Alonso Carlos" w:date="2026-05-14T17:32:00Z" w16du:dateUtc="2026-05-14T15:32:00Z">
              <w:rPr>
                <w:lang w:val="es-ES"/>
              </w:rPr>
            </w:rPrChange>
          </w:rPr>
          <w:t>Control</w:t>
        </w:r>
        <w:r w:rsidR="00BC784F" w:rsidRPr="00100EF3">
          <w:rPr>
            <w:sz w:val="20"/>
            <w:szCs w:val="20"/>
            <w:lang w:val="en-US"/>
            <w:rPrChange w:id="80" w:author="Sebastian Alonso Carlos" w:date="2026-05-14T17:32:00Z" w16du:dateUtc="2026-05-14T15:32:00Z">
              <w:rPr/>
            </w:rPrChange>
          </w:rPr>
          <w:t>,</w:t>
        </w:r>
        <w:r w:rsidR="00BC784F" w:rsidRPr="00100EF3">
          <w:rPr>
            <w:sz w:val="20"/>
            <w:szCs w:val="20"/>
            <w:lang w:val="en-US"/>
            <w:rPrChange w:id="81" w:author="Sebastian Alonso Carlos" w:date="2026-05-14T17:32:00Z" w16du:dateUtc="2026-05-14T15:32:00Z">
              <w:rPr/>
            </w:rPrChange>
          </w:rPr>
          <w:t xml:space="preserve"> joint</w:t>
        </w:r>
        <w:r w:rsidR="00BC784F" w:rsidRPr="00100EF3">
          <w:rPr>
            <w:sz w:val="20"/>
            <w:szCs w:val="20"/>
            <w:lang w:val="en-US"/>
            <w:rPrChange w:id="82" w:author="Sebastian Alonso Carlos" w:date="2026-05-14T17:32:00Z" w16du:dateUtc="2026-05-14T15:32:00Z">
              <w:rPr>
                <w:lang w:val="es-ES"/>
              </w:rPr>
            </w:rPrChange>
          </w:rPr>
          <w:t xml:space="preserve"> control</w:t>
        </w:r>
        <w:r w:rsidR="00BC784F" w:rsidRPr="00100EF3">
          <w:rPr>
            <w:sz w:val="20"/>
            <w:szCs w:val="20"/>
            <w:lang w:val="en-US"/>
            <w:rPrChange w:id="83" w:author="Sebastian Alonso Carlos" w:date="2026-05-14T17:32:00Z" w16du:dateUtc="2026-05-14T15:32:00Z">
              <w:rPr/>
            </w:rPrChange>
          </w:rPr>
          <w:t xml:space="preserve"> or </w:t>
        </w:r>
      </w:ins>
      <w:r w:rsidR="004D0911" w:rsidRPr="00100EF3">
        <w:rPr>
          <w:sz w:val="20"/>
          <w:szCs w:val="20"/>
          <w:lang w:val="en-US"/>
          <w:rPrChange w:id="84" w:author="Sebastian Alonso Carlos" w:date="2026-05-14T17:32:00Z" w16du:dateUtc="2026-05-14T15:32:00Z">
            <w:rPr/>
          </w:rPrChange>
        </w:rPr>
        <w:t>significant influence</w:t>
      </w:r>
      <w:del w:id="85" w:author="Sebastian Alonso Carlos" w:date="2026-05-14T17:29:00Z" w16du:dateUtc="2026-05-14T15:29:00Z">
        <w:r w:rsidR="004D0911" w:rsidRPr="00100EF3" w:rsidDel="00BC784F">
          <w:rPr>
            <w:sz w:val="20"/>
            <w:szCs w:val="20"/>
            <w:lang w:val="en-US"/>
            <w:rPrChange w:id="86" w:author="Sebastian Alonso Carlos" w:date="2026-05-14T17:32:00Z" w16du:dateUtc="2026-05-14T15:32:00Z">
              <w:rPr/>
            </w:rPrChange>
          </w:rPr>
          <w:delText>”.</w:delText>
        </w:r>
      </w:del>
    </w:p>
    <w:p w14:paraId="77454F4C" w14:textId="591378C6" w:rsidR="004D0911" w:rsidRDefault="004D0911" w:rsidP="00100EF3">
      <w:pPr>
        <w:pStyle w:val="Prrafodelista"/>
        <w:numPr>
          <w:ilvl w:val="0"/>
          <w:numId w:val="2"/>
        </w:numPr>
        <w:ind w:left="1134" w:hanging="425"/>
        <w:rPr>
          <w:ins w:id="87" w:author="Sebastian Alonso Carlos" w:date="2026-05-14T17:31:00Z" w16du:dateUtc="2026-05-14T15:31:00Z"/>
          <w:lang w:val="es-ES"/>
        </w:rPr>
      </w:pPr>
      <w:del w:id="88" w:author="Sebastian Alonso Carlos" w:date="2026-05-14T17:29:00Z" w16du:dateUtc="2026-05-14T15:29:00Z">
        <w:r w:rsidRPr="00100EF3" w:rsidDel="00BC784F">
          <w:rPr>
            <w:sz w:val="20"/>
            <w:szCs w:val="20"/>
            <w:lang w:val="en-US"/>
            <w:rPrChange w:id="89" w:author="Sebastian Alonso Carlos" w:date="2026-05-14T17:32:00Z" w16du:dateUtc="2026-05-14T15:32:00Z">
              <w:rPr>
                <w:lang w:val="es-ES"/>
              </w:rPr>
            </w:rPrChange>
          </w:rPr>
          <w:delText xml:space="preserve">Añadir en el desplegable antes de </w:delText>
        </w:r>
        <w:r w:rsidRPr="00100EF3" w:rsidDel="00BC784F">
          <w:rPr>
            <w:sz w:val="20"/>
            <w:szCs w:val="20"/>
            <w:lang w:val="en-US"/>
            <w:rPrChange w:id="90" w:author="Sebastian Alonso Carlos" w:date="2026-05-14T17:32:00Z" w16du:dateUtc="2026-05-14T15:32:00Z">
              <w:rPr/>
            </w:rPrChange>
          </w:rPr>
          <w:delText>significant influence</w:delText>
        </w:r>
        <w:r w:rsidRPr="00100EF3" w:rsidDel="00BC784F">
          <w:rPr>
            <w:sz w:val="20"/>
            <w:szCs w:val="20"/>
            <w:lang w:val="en-US"/>
            <w:rPrChange w:id="91" w:author="Sebastian Alonso Carlos" w:date="2026-05-14T17:32:00Z" w16du:dateUtc="2026-05-14T15:32:00Z">
              <w:rPr>
                <w:lang w:val="es-ES"/>
              </w:rPr>
            </w:rPrChange>
          </w:rPr>
          <w:delText xml:space="preserve"> otra categoría que se llame “</w:delText>
        </w:r>
      </w:del>
      <w:del w:id="92" w:author="Sebastian Alonso Carlos" w:date="2026-05-14T17:30:00Z" w16du:dateUtc="2026-05-14T15:30:00Z">
        <w:r w:rsidRPr="00100EF3" w:rsidDel="00BC784F">
          <w:rPr>
            <w:sz w:val="20"/>
            <w:szCs w:val="20"/>
            <w:lang w:val="en-US"/>
            <w:rPrChange w:id="93" w:author="Sebastian Alonso Carlos" w:date="2026-05-14T17:32:00Z" w16du:dateUtc="2026-05-14T15:32:00Z">
              <w:rPr>
                <w:lang w:val="es-ES"/>
              </w:rPr>
            </w:rPrChange>
          </w:rPr>
          <w:delText xml:space="preserve">Control </w:delText>
        </w:r>
        <w:r w:rsidRPr="00100EF3" w:rsidDel="00BC784F">
          <w:rPr>
            <w:sz w:val="20"/>
            <w:szCs w:val="20"/>
            <w:lang w:val="en-US"/>
            <w:rPrChange w:id="94" w:author="Sebastian Alonso Carlos" w:date="2026-05-14T17:32:00Z" w16du:dateUtc="2026-05-14T15:32:00Z">
              <w:rPr/>
            </w:rPrChange>
          </w:rPr>
          <w:delText>or joint</w:delText>
        </w:r>
        <w:r w:rsidRPr="00100EF3" w:rsidDel="00BC784F">
          <w:rPr>
            <w:sz w:val="20"/>
            <w:szCs w:val="20"/>
            <w:lang w:val="en-US"/>
            <w:rPrChange w:id="95" w:author="Sebastian Alonso Carlos" w:date="2026-05-14T17:32:00Z" w16du:dateUtc="2026-05-14T15:32:00Z">
              <w:rPr>
                <w:lang w:val="es-ES"/>
              </w:rPr>
            </w:rPrChange>
          </w:rPr>
          <w:delText xml:space="preserve"> control</w:delText>
        </w:r>
      </w:del>
      <w:r w:rsidRPr="00100EF3">
        <w:rPr>
          <w:sz w:val="20"/>
          <w:szCs w:val="20"/>
          <w:lang w:val="en-US"/>
          <w:rPrChange w:id="96" w:author="Sebastian Alonso Carlos" w:date="2026-05-14T17:32:00Z" w16du:dateUtc="2026-05-14T15:32:00Z">
            <w:rPr>
              <w:lang w:val="es-ES"/>
            </w:rPr>
          </w:rPrChange>
        </w:rPr>
        <w:t>”.</w:t>
      </w:r>
    </w:p>
    <w:p w14:paraId="4F47AE7D" w14:textId="77777777" w:rsidR="00100EF3" w:rsidRPr="008D088F" w:rsidRDefault="00100EF3" w:rsidP="00100EF3">
      <w:pPr>
        <w:pStyle w:val="Prrafodelista"/>
        <w:ind w:left="1134"/>
        <w:rPr>
          <w:lang w:val="es-ES"/>
        </w:rPr>
        <w:pPrChange w:id="97" w:author="Sebastian Alonso Carlos" w:date="2026-05-14T17:31:00Z" w16du:dateUtc="2026-05-14T15:31:00Z">
          <w:pPr>
            <w:pStyle w:val="Prrafodelista"/>
            <w:numPr>
              <w:ilvl w:val="1"/>
              <w:numId w:val="2"/>
            </w:numPr>
            <w:ind w:left="1418" w:hanging="284"/>
          </w:pPr>
        </w:pPrChange>
      </w:pPr>
    </w:p>
    <w:p w14:paraId="75F17816" w14:textId="24156782" w:rsidR="004A0497" w:rsidDel="00BC784F" w:rsidRDefault="004D0911" w:rsidP="004D0911">
      <w:pPr>
        <w:pStyle w:val="Prrafodelista"/>
        <w:numPr>
          <w:ilvl w:val="1"/>
          <w:numId w:val="2"/>
        </w:numPr>
        <w:rPr>
          <w:del w:id="98" w:author="Sebastian Alonso Carlos" w:date="2026-05-14T17:26:00Z" w16du:dateUtc="2026-05-14T15:26:00Z"/>
          <w:sz w:val="20"/>
          <w:szCs w:val="20"/>
        </w:rPr>
      </w:pPr>
      <w:del w:id="99" w:author="Sebastian Alonso Carlos" w:date="2026-05-14T17:26:00Z" w16du:dateUtc="2026-05-14T15:26:00Z">
        <w:r w:rsidRPr="00FF3429" w:rsidDel="00BC784F">
          <w:rPr>
            <w:sz w:val="20"/>
            <w:szCs w:val="20"/>
          </w:rPr>
          <w:delText xml:space="preserve">Añadir al </w:delText>
        </w:r>
        <w:r w:rsidRPr="00780865" w:rsidDel="00BC784F">
          <w:rPr>
            <w:sz w:val="20"/>
            <w:szCs w:val="20"/>
            <w:lang w:val="es-ES"/>
          </w:rPr>
          <w:delText>final como última categoría</w:delText>
        </w:r>
        <w:r w:rsidRPr="00FF3429" w:rsidDel="00BC784F">
          <w:rPr>
            <w:sz w:val="20"/>
            <w:szCs w:val="20"/>
          </w:rPr>
          <w:delText xml:space="preserve"> “For your benefit or common interests”.</w:delText>
        </w:r>
      </w:del>
    </w:p>
    <w:p w14:paraId="19D7666F" w14:textId="77777777" w:rsidR="004D0911" w:rsidRPr="004A0497" w:rsidRDefault="004D0911" w:rsidP="004D0911">
      <w:pPr>
        <w:pStyle w:val="Prrafodelista"/>
        <w:ind w:left="1440"/>
        <w:rPr>
          <w:sz w:val="20"/>
          <w:szCs w:val="20"/>
        </w:rPr>
      </w:pPr>
    </w:p>
    <w:p w14:paraId="71E0D4BF" w14:textId="49C27714" w:rsidR="00BB5E65" w:rsidRDefault="005F5133" w:rsidP="00BB5E65">
      <w:pPr>
        <w:jc w:val="center"/>
        <w:rPr>
          <w:b/>
          <w:bCs/>
          <w:sz w:val="32"/>
          <w:szCs w:val="32"/>
        </w:rPr>
      </w:pPr>
      <w:r w:rsidRPr="00603D9A">
        <w:rPr>
          <w:b/>
          <w:bCs/>
          <w:noProof/>
          <w:sz w:val="32"/>
          <w:szCs w:val="32"/>
        </w:rPr>
        <w:drawing>
          <wp:inline distT="0" distB="0" distL="0" distR="0" wp14:anchorId="445F25CA" wp14:editId="683120D2">
            <wp:extent cx="6645910" cy="2440940"/>
            <wp:effectExtent l="0" t="0" r="2540" b="0"/>
            <wp:docPr id="1993915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5480" name=""/>
                    <pic:cNvPicPr/>
                  </pic:nvPicPr>
                  <pic:blipFill>
                    <a:blip r:embed="rId12"/>
                    <a:stretch>
                      <a:fillRect/>
                    </a:stretch>
                  </pic:blipFill>
                  <pic:spPr>
                    <a:xfrm>
                      <a:off x="0" y="0"/>
                      <a:ext cx="6645910" cy="2440940"/>
                    </a:xfrm>
                    <a:prstGeom prst="rect">
                      <a:avLst/>
                    </a:prstGeom>
                  </pic:spPr>
                </pic:pic>
              </a:graphicData>
            </a:graphic>
          </wp:inline>
        </w:drawing>
      </w:r>
    </w:p>
    <w:p w14:paraId="5213C67D" w14:textId="77777777" w:rsidR="004D0911" w:rsidRPr="00AC4DC6" w:rsidRDefault="004D0911" w:rsidP="004D0911">
      <w:pPr>
        <w:ind w:firstLine="708"/>
        <w:rPr>
          <w:sz w:val="20"/>
          <w:szCs w:val="20"/>
        </w:rPr>
      </w:pPr>
      <w:r>
        <w:rPr>
          <w:sz w:val="20"/>
          <w:szCs w:val="20"/>
        </w:rPr>
        <w:t xml:space="preserve">Ventana </w:t>
      </w:r>
      <w:r w:rsidRPr="00780865">
        <w:rPr>
          <w:sz w:val="20"/>
          <w:szCs w:val="20"/>
          <w:lang w:val="es-ES"/>
        </w:rPr>
        <w:t>emergente</w:t>
      </w:r>
      <w:r w:rsidRPr="00AC4DC6">
        <w:rPr>
          <w:sz w:val="20"/>
          <w:szCs w:val="20"/>
        </w:rPr>
        <w:t xml:space="preserve"> </w:t>
      </w:r>
    </w:p>
    <w:p w14:paraId="5BB295C1" w14:textId="77777777" w:rsidR="004D0911" w:rsidRPr="005D4629" w:rsidRDefault="004D0911" w:rsidP="004D0911">
      <w:pPr>
        <w:ind w:left="709"/>
        <w:rPr>
          <w:sz w:val="20"/>
          <w:szCs w:val="20"/>
        </w:rPr>
      </w:pPr>
      <w:r w:rsidRPr="003468F5">
        <w:rPr>
          <w:sz w:val="20"/>
          <w:szCs w:val="20"/>
        </w:rPr>
        <w:t>“</w:t>
      </w:r>
      <w:r w:rsidRPr="005D4629">
        <w:rPr>
          <w:sz w:val="20"/>
          <w:szCs w:val="20"/>
        </w:rPr>
        <w:t>Please fill in</w:t>
      </w:r>
      <w:r>
        <w:rPr>
          <w:sz w:val="20"/>
          <w:szCs w:val="20"/>
        </w:rPr>
        <w:t xml:space="preserve"> </w:t>
      </w:r>
      <w:r w:rsidRPr="005D4629">
        <w:rPr>
          <w:sz w:val="20"/>
          <w:szCs w:val="20"/>
        </w:rPr>
        <w:t xml:space="preserve">the information on </w:t>
      </w:r>
      <w:r>
        <w:rPr>
          <w:sz w:val="20"/>
          <w:szCs w:val="20"/>
        </w:rPr>
        <w:t>your related</w:t>
      </w:r>
      <w:r w:rsidRPr="005D4629">
        <w:rPr>
          <w:sz w:val="20"/>
          <w:szCs w:val="20"/>
        </w:rPr>
        <w:t xml:space="preserve"> </w:t>
      </w:r>
      <w:r>
        <w:rPr>
          <w:sz w:val="20"/>
          <w:szCs w:val="20"/>
        </w:rPr>
        <w:t>entities.</w:t>
      </w:r>
      <w:r w:rsidRPr="005D4629">
        <w:rPr>
          <w:sz w:val="20"/>
          <w:szCs w:val="20"/>
        </w:rPr>
        <w:t xml:space="preserve"> For th</w:t>
      </w:r>
      <w:r>
        <w:rPr>
          <w:sz w:val="20"/>
          <w:szCs w:val="20"/>
        </w:rPr>
        <w:t>ese</w:t>
      </w:r>
      <w:r w:rsidRPr="005D4629">
        <w:rPr>
          <w:sz w:val="20"/>
          <w:szCs w:val="20"/>
        </w:rPr>
        <w:t xml:space="preserve"> purpose</w:t>
      </w:r>
      <w:r>
        <w:rPr>
          <w:sz w:val="20"/>
          <w:szCs w:val="20"/>
        </w:rPr>
        <w:t>s</w:t>
      </w:r>
      <w:r w:rsidRPr="005D4629">
        <w:rPr>
          <w:sz w:val="20"/>
          <w:szCs w:val="20"/>
        </w:rPr>
        <w:t xml:space="preserve">: </w:t>
      </w:r>
    </w:p>
    <w:p w14:paraId="6D27FFFA" w14:textId="243B1EF7" w:rsidR="004D0911" w:rsidRPr="008E5FF3" w:rsidRDefault="004D0911" w:rsidP="004D0911">
      <w:pPr>
        <w:pStyle w:val="Prrafodelista"/>
        <w:numPr>
          <w:ilvl w:val="0"/>
          <w:numId w:val="2"/>
        </w:numPr>
        <w:ind w:left="1134" w:hanging="425"/>
        <w:rPr>
          <w:sz w:val="20"/>
          <w:szCs w:val="20"/>
        </w:rPr>
      </w:pPr>
      <w:r>
        <w:rPr>
          <w:sz w:val="20"/>
          <w:szCs w:val="20"/>
        </w:rPr>
        <w:t>T</w:t>
      </w:r>
      <w:r w:rsidRPr="008E5FF3">
        <w:rPr>
          <w:sz w:val="20"/>
          <w:szCs w:val="20"/>
        </w:rPr>
        <w:t xml:space="preserve">he following </w:t>
      </w:r>
      <w:r>
        <w:rPr>
          <w:sz w:val="20"/>
          <w:szCs w:val="20"/>
        </w:rPr>
        <w:t>entities</w:t>
      </w:r>
      <w:r w:rsidRPr="008E5FF3">
        <w:rPr>
          <w:sz w:val="20"/>
          <w:szCs w:val="20"/>
        </w:rPr>
        <w:t xml:space="preserve"> are deemed to be related to </w:t>
      </w:r>
      <w:del w:id="100" w:author="Sebastian Alonso Carlos" w:date="2026-05-14T17:34:00Z" w16du:dateUtc="2026-05-14T15:34:00Z">
        <w:r w:rsidRPr="008E5FF3" w:rsidDel="00100EF3">
          <w:rPr>
            <w:sz w:val="20"/>
            <w:szCs w:val="20"/>
          </w:rPr>
          <w:delText>those relatives</w:delText>
        </w:r>
      </w:del>
      <w:ins w:id="101" w:author="Sebastian Alonso Carlos" w:date="2026-05-14T17:34:00Z" w16du:dateUtc="2026-05-14T15:34:00Z">
        <w:r w:rsidR="00100EF3">
          <w:rPr>
            <w:sz w:val="20"/>
            <w:szCs w:val="20"/>
          </w:rPr>
          <w:t>you</w:t>
        </w:r>
      </w:ins>
      <w:r w:rsidRPr="008E5FF3">
        <w:rPr>
          <w:sz w:val="20"/>
          <w:szCs w:val="20"/>
        </w:rPr>
        <w:t xml:space="preserve">: </w:t>
      </w:r>
    </w:p>
    <w:p w14:paraId="3294051E" w14:textId="64CCF1D1" w:rsidR="004D0911" w:rsidRPr="005D4629" w:rsidDel="00100EF3" w:rsidRDefault="004D0911" w:rsidP="004D0911">
      <w:pPr>
        <w:ind w:left="1134"/>
        <w:rPr>
          <w:del w:id="102" w:author="Sebastian Alonso Carlos" w:date="2026-05-14T17:33:00Z" w16du:dateUtc="2026-05-14T15:33:00Z"/>
          <w:sz w:val="20"/>
          <w:szCs w:val="20"/>
        </w:rPr>
      </w:pPr>
      <w:r w:rsidRPr="005D4629">
        <w:rPr>
          <w:sz w:val="20"/>
          <w:szCs w:val="20"/>
        </w:rPr>
        <w:t>Companies</w:t>
      </w:r>
      <w:ins w:id="103" w:author="Sebastian Alonso Carlos" w:date="2026-05-14T17:33:00Z" w16du:dateUtc="2026-05-14T15:33:00Z">
        <w:r w:rsidR="00100EF3">
          <w:rPr>
            <w:sz w:val="20"/>
            <w:szCs w:val="20"/>
          </w:rPr>
          <w:t xml:space="preserve"> </w:t>
        </w:r>
      </w:ins>
      <w:del w:id="104" w:author="Sebastian Alonso Carlos" w:date="2026-05-14T17:33:00Z" w16du:dateUtc="2026-05-14T15:33:00Z">
        <w:r w:rsidRPr="005D4629" w:rsidDel="00100EF3">
          <w:rPr>
            <w:sz w:val="20"/>
            <w:szCs w:val="20"/>
          </w:rPr>
          <w:delText xml:space="preserve">, </w:delText>
        </w:r>
        <w:r w:rsidRPr="00944348" w:rsidDel="00100EF3">
          <w:rPr>
            <w:color w:val="156082" w:themeColor="accent1"/>
            <w:sz w:val="20"/>
            <w:szCs w:val="20"/>
            <w:highlight w:val="yellow"/>
          </w:rPr>
          <w:delText>trusts or associations</w:delText>
        </w:r>
        <w:r w:rsidRPr="005D4629" w:rsidDel="00100EF3">
          <w:rPr>
            <w:sz w:val="20"/>
            <w:szCs w:val="20"/>
          </w:rPr>
          <w:delText>:</w:delText>
        </w:r>
      </w:del>
    </w:p>
    <w:p w14:paraId="73952DEE" w14:textId="77777777" w:rsidR="004D0911" w:rsidRPr="00100EF3" w:rsidRDefault="004D0911" w:rsidP="00100EF3">
      <w:pPr>
        <w:ind w:left="1134"/>
        <w:rPr>
          <w:sz w:val="20"/>
          <w:szCs w:val="20"/>
          <w:rPrChange w:id="105" w:author="Sebastian Alonso Carlos" w:date="2026-05-14T17:33:00Z" w16du:dateUtc="2026-05-14T15:33:00Z">
            <w:rPr/>
          </w:rPrChange>
        </w:rPr>
        <w:pPrChange w:id="106" w:author="Sebastian Alonso Carlos" w:date="2026-05-14T17:33:00Z" w16du:dateUtc="2026-05-14T15:33:00Z">
          <w:pPr>
            <w:pStyle w:val="Prrafodelista"/>
            <w:numPr>
              <w:numId w:val="3"/>
            </w:numPr>
            <w:ind w:left="1418" w:hanging="284"/>
          </w:pPr>
        </w:pPrChange>
      </w:pPr>
      <w:r w:rsidRPr="00100EF3">
        <w:rPr>
          <w:sz w:val="20"/>
          <w:szCs w:val="20"/>
          <w:rPrChange w:id="107" w:author="Sebastian Alonso Carlos" w:date="2026-05-14T17:33:00Z" w16du:dateUtc="2026-05-14T15:33:00Z">
            <w:rPr/>
          </w:rPrChange>
        </w:rPr>
        <w:t>in which you:</w:t>
      </w:r>
    </w:p>
    <w:p w14:paraId="3D100217" w14:textId="77777777" w:rsidR="004D0911" w:rsidRPr="00CC41D7" w:rsidRDefault="004D0911" w:rsidP="00100EF3">
      <w:pPr>
        <w:pStyle w:val="Prrafodelista"/>
        <w:numPr>
          <w:ilvl w:val="0"/>
          <w:numId w:val="7"/>
        </w:numPr>
        <w:ind w:left="1985" w:hanging="284"/>
        <w:rPr>
          <w:sz w:val="20"/>
          <w:szCs w:val="20"/>
        </w:rPr>
        <w:pPrChange w:id="108" w:author="Sebastian Alonso Carlos" w:date="2026-05-14T17:36:00Z" w16du:dateUtc="2026-05-14T15:36:00Z">
          <w:pPr>
            <w:pStyle w:val="Prrafodelista"/>
            <w:numPr>
              <w:numId w:val="4"/>
            </w:numPr>
            <w:ind w:left="1985" w:hanging="284"/>
          </w:pPr>
        </w:pPrChange>
      </w:pPr>
      <w:r>
        <w:rPr>
          <w:sz w:val="20"/>
          <w:szCs w:val="20"/>
        </w:rPr>
        <w:t>are</w:t>
      </w:r>
      <w:r w:rsidRPr="005D4629">
        <w:rPr>
          <w:sz w:val="20"/>
          <w:szCs w:val="20"/>
        </w:rPr>
        <w:t xml:space="preserve"> a director </w:t>
      </w:r>
      <w:r w:rsidRPr="00944348">
        <w:rPr>
          <w:sz w:val="20"/>
          <w:szCs w:val="20"/>
        </w:rPr>
        <w:t xml:space="preserve">or </w:t>
      </w:r>
      <w:r w:rsidRPr="005D4629">
        <w:rPr>
          <w:color w:val="156082" w:themeColor="accent1"/>
          <w:sz w:val="20"/>
          <w:szCs w:val="20"/>
        </w:rPr>
        <w:t>hold another managerial position</w:t>
      </w:r>
      <w:del w:id="109" w:author="Sebastian Alonso Carlos" w:date="2026-05-14T17:34:00Z" w16du:dateUtc="2026-05-14T15:34:00Z">
        <w:r w:rsidRPr="005D4629" w:rsidDel="00100EF3">
          <w:rPr>
            <w:color w:val="156082" w:themeColor="accent1"/>
            <w:sz w:val="20"/>
            <w:szCs w:val="20"/>
          </w:rPr>
          <w:delText xml:space="preserve"> </w:delText>
        </w:r>
        <w:r w:rsidRPr="00CC41D7" w:rsidDel="00100EF3">
          <w:rPr>
            <w:color w:val="156082" w:themeColor="accent1"/>
            <w:sz w:val="20"/>
            <w:szCs w:val="20"/>
            <w:highlight w:val="yellow"/>
          </w:rPr>
          <w:delText>/</w:delText>
        </w:r>
        <w:r w:rsidDel="00100EF3">
          <w:rPr>
            <w:color w:val="156082" w:themeColor="accent1"/>
            <w:sz w:val="20"/>
            <w:szCs w:val="20"/>
          </w:rPr>
          <w:delText xml:space="preserve"> a </w:delText>
        </w:r>
        <w:r w:rsidRPr="00CC41D7" w:rsidDel="00100EF3">
          <w:rPr>
            <w:color w:val="156082" w:themeColor="accent1"/>
            <w:sz w:val="20"/>
            <w:szCs w:val="20"/>
          </w:rPr>
          <w:delText>senior manager</w:delText>
        </w:r>
      </w:del>
      <w:r w:rsidRPr="00CC41D7">
        <w:rPr>
          <w:color w:val="156082" w:themeColor="accent1"/>
          <w:sz w:val="20"/>
          <w:szCs w:val="20"/>
        </w:rPr>
        <w:t>;</w:t>
      </w:r>
    </w:p>
    <w:p w14:paraId="2A2D054C" w14:textId="7B0939A8" w:rsidR="004D0911" w:rsidRPr="005D4629" w:rsidRDefault="004D0911" w:rsidP="00100EF3">
      <w:pPr>
        <w:pStyle w:val="Prrafodelista"/>
        <w:numPr>
          <w:ilvl w:val="0"/>
          <w:numId w:val="7"/>
        </w:numPr>
        <w:ind w:left="1985" w:hanging="284"/>
        <w:rPr>
          <w:sz w:val="20"/>
          <w:szCs w:val="20"/>
        </w:rPr>
        <w:pPrChange w:id="110" w:author="Sebastian Alonso Carlos" w:date="2026-05-14T17:36:00Z" w16du:dateUtc="2026-05-14T15:36:00Z">
          <w:pPr>
            <w:pStyle w:val="Prrafodelista"/>
            <w:numPr>
              <w:numId w:val="4"/>
            </w:numPr>
            <w:ind w:left="1985" w:hanging="284"/>
          </w:pPr>
        </w:pPrChange>
      </w:pPr>
      <w:r w:rsidRPr="005D4629">
        <w:rPr>
          <w:sz w:val="20"/>
          <w:szCs w:val="20"/>
        </w:rPr>
        <w:t xml:space="preserve">hold directly or indirectly at least </w:t>
      </w:r>
      <w:r w:rsidRPr="00100EF3">
        <w:rPr>
          <w:sz w:val="20"/>
          <w:szCs w:val="20"/>
          <w:highlight w:val="yellow"/>
          <w:rPrChange w:id="111" w:author="Sebastian Alonso Carlos" w:date="2026-05-14T17:39:00Z" w16du:dateUtc="2026-05-14T15:39:00Z">
            <w:rPr>
              <w:sz w:val="20"/>
              <w:szCs w:val="20"/>
            </w:rPr>
          </w:rPrChange>
        </w:rPr>
        <w:t>1</w:t>
      </w:r>
      <w:r w:rsidR="00BA2484" w:rsidRPr="00100EF3">
        <w:rPr>
          <w:sz w:val="20"/>
          <w:szCs w:val="20"/>
          <w:highlight w:val="yellow"/>
          <w:rPrChange w:id="112" w:author="Sebastian Alonso Carlos" w:date="2026-05-14T17:39:00Z" w16du:dateUtc="2026-05-14T15:39:00Z">
            <w:rPr>
              <w:sz w:val="20"/>
              <w:szCs w:val="20"/>
            </w:rPr>
          </w:rPrChange>
        </w:rPr>
        <w:t>5</w:t>
      </w:r>
      <w:r w:rsidRPr="00100EF3">
        <w:rPr>
          <w:sz w:val="20"/>
          <w:szCs w:val="20"/>
          <w:highlight w:val="yellow"/>
          <w:rPrChange w:id="113" w:author="Sebastian Alonso Carlos" w:date="2026-05-14T17:39:00Z" w16du:dateUtc="2026-05-14T15:39:00Z">
            <w:rPr>
              <w:sz w:val="20"/>
              <w:szCs w:val="20"/>
            </w:rPr>
          </w:rPrChange>
        </w:rPr>
        <w:t>% of the shares or voting rights;</w:t>
      </w:r>
      <w:ins w:id="114" w:author="Sebastian Alonso Carlos" w:date="2026-05-14T17:36:00Z" w16du:dateUtc="2026-05-14T15:36:00Z">
        <w:r w:rsidR="00100EF3" w:rsidRPr="00100EF3">
          <w:rPr>
            <w:sz w:val="20"/>
            <w:szCs w:val="20"/>
            <w:highlight w:val="yellow"/>
            <w:rPrChange w:id="115" w:author="Sebastian Alonso Carlos" w:date="2026-05-14T17:39:00Z" w16du:dateUtc="2026-05-14T15:39:00Z">
              <w:rPr>
                <w:sz w:val="20"/>
                <w:szCs w:val="20"/>
              </w:rPr>
            </w:rPrChange>
          </w:rPr>
          <w:t xml:space="preserve"> or</w:t>
        </w:r>
      </w:ins>
    </w:p>
    <w:p w14:paraId="1C30FF64" w14:textId="774ED388" w:rsidR="004D0911" w:rsidRPr="005D4629" w:rsidRDefault="004D0911" w:rsidP="00100EF3">
      <w:pPr>
        <w:pStyle w:val="Prrafodelista"/>
        <w:numPr>
          <w:ilvl w:val="0"/>
          <w:numId w:val="7"/>
        </w:numPr>
        <w:ind w:left="1985" w:hanging="284"/>
        <w:rPr>
          <w:sz w:val="20"/>
          <w:szCs w:val="20"/>
        </w:rPr>
        <w:pPrChange w:id="116" w:author="Sebastian Alonso Carlos" w:date="2026-05-14T17:36:00Z" w16du:dateUtc="2026-05-14T15:36:00Z">
          <w:pPr>
            <w:pStyle w:val="Prrafodelista"/>
            <w:numPr>
              <w:numId w:val="4"/>
            </w:numPr>
            <w:ind w:left="1985" w:hanging="284"/>
          </w:pPr>
        </w:pPrChange>
      </w:pPr>
      <w:r w:rsidRPr="005D4629">
        <w:rPr>
          <w:sz w:val="20"/>
          <w:szCs w:val="20"/>
        </w:rPr>
        <w:t>exercise control, joint control or a significant influence (meaning the power to intervene in the financial policy and operational decisions of the institution, either through a stake, legal provision or bylaw, or through agreements)</w:t>
      </w:r>
      <w:ins w:id="117" w:author="Sebastian Alonso Carlos" w:date="2026-05-14T17:36:00Z" w16du:dateUtc="2026-05-14T15:36:00Z">
        <w:r w:rsidR="00100EF3">
          <w:rPr>
            <w:sz w:val="20"/>
            <w:szCs w:val="20"/>
          </w:rPr>
          <w:t>.</w:t>
        </w:r>
      </w:ins>
      <w:del w:id="118" w:author="Sebastian Alonso Carlos" w:date="2026-05-14T17:36:00Z" w16du:dateUtc="2026-05-14T15:36:00Z">
        <w:r w:rsidRPr="005D4629" w:rsidDel="00100EF3">
          <w:rPr>
            <w:sz w:val="20"/>
            <w:szCs w:val="20"/>
          </w:rPr>
          <w:delText>; or</w:delText>
        </w:r>
      </w:del>
    </w:p>
    <w:p w14:paraId="1EC25D72" w14:textId="38F22F3A" w:rsidR="004D0911" w:rsidRPr="00B63CDB" w:rsidDel="00100EF3" w:rsidRDefault="004D0911" w:rsidP="004D0911">
      <w:pPr>
        <w:pStyle w:val="Prrafodelista"/>
        <w:numPr>
          <w:ilvl w:val="0"/>
          <w:numId w:val="3"/>
        </w:numPr>
        <w:ind w:left="1418" w:hanging="284"/>
        <w:rPr>
          <w:del w:id="119" w:author="Sebastian Alonso Carlos" w:date="2026-05-14T17:33:00Z" w16du:dateUtc="2026-05-14T15:33:00Z"/>
          <w:sz w:val="20"/>
          <w:szCs w:val="20"/>
        </w:rPr>
      </w:pPr>
      <w:del w:id="120" w:author="Sebastian Alonso Carlos" w:date="2026-05-14T17:33:00Z" w16du:dateUtc="2026-05-14T15:33:00Z">
        <w:r w:rsidRPr="005D4629" w:rsidDel="00100EF3">
          <w:rPr>
            <w:color w:val="0B769F" w:themeColor="accent4" w:themeShade="BF"/>
            <w:sz w:val="20"/>
            <w:szCs w:val="20"/>
          </w:rPr>
          <w:delText xml:space="preserve">that have been established for </w:delText>
        </w:r>
        <w:r w:rsidDel="00100EF3">
          <w:rPr>
            <w:color w:val="0B769F" w:themeColor="accent4" w:themeShade="BF"/>
            <w:sz w:val="20"/>
            <w:szCs w:val="20"/>
          </w:rPr>
          <w:delText>your</w:delText>
        </w:r>
        <w:r w:rsidRPr="005D4629" w:rsidDel="00100EF3">
          <w:rPr>
            <w:color w:val="0B769F" w:themeColor="accent4" w:themeShade="BF"/>
            <w:sz w:val="20"/>
            <w:szCs w:val="20"/>
          </w:rPr>
          <w:delText xml:space="preserve"> benefit, or whose economic interests are substantially equivalent to</w:delText>
        </w:r>
        <w:r w:rsidDel="00100EF3">
          <w:rPr>
            <w:color w:val="0B769F" w:themeColor="accent4" w:themeShade="BF"/>
            <w:sz w:val="20"/>
            <w:szCs w:val="20"/>
          </w:rPr>
          <w:delText xml:space="preserve"> yours</w:delText>
        </w:r>
        <w:r w:rsidRPr="005D4629" w:rsidDel="00100EF3">
          <w:rPr>
            <w:color w:val="0B769F" w:themeColor="accent4" w:themeShade="BF"/>
            <w:sz w:val="20"/>
            <w:szCs w:val="20"/>
          </w:rPr>
          <w:delText>.”</w:delText>
        </w:r>
      </w:del>
    </w:p>
    <w:p w14:paraId="2187A825" w14:textId="77777777" w:rsidR="004D0911" w:rsidRDefault="004D0911" w:rsidP="004D0911">
      <w:pPr>
        <w:pStyle w:val="Prrafodelista"/>
        <w:ind w:left="1134"/>
        <w:rPr>
          <w:sz w:val="20"/>
          <w:szCs w:val="20"/>
        </w:rPr>
      </w:pPr>
    </w:p>
    <w:p w14:paraId="6C4A6316" w14:textId="77777777" w:rsidR="004D0911" w:rsidRDefault="004D0911" w:rsidP="004D0911">
      <w:pPr>
        <w:pStyle w:val="Prrafodelista"/>
        <w:numPr>
          <w:ilvl w:val="0"/>
          <w:numId w:val="2"/>
        </w:numPr>
        <w:ind w:left="1134" w:hanging="425"/>
        <w:rPr>
          <w:sz w:val="20"/>
          <w:szCs w:val="20"/>
        </w:rPr>
      </w:pPr>
      <w:r>
        <w:rPr>
          <w:sz w:val="20"/>
          <w:szCs w:val="20"/>
        </w:rPr>
        <w:t>T</w:t>
      </w:r>
      <w:r w:rsidRPr="008E5FF3">
        <w:rPr>
          <w:sz w:val="20"/>
          <w:szCs w:val="20"/>
        </w:rPr>
        <w:t xml:space="preserve">he following </w:t>
      </w:r>
      <w:r>
        <w:rPr>
          <w:sz w:val="20"/>
          <w:szCs w:val="20"/>
        </w:rPr>
        <w:t>terms shall have the meanings set out below:</w:t>
      </w:r>
    </w:p>
    <w:p w14:paraId="7CC8466A" w14:textId="77777777" w:rsidR="004D0911" w:rsidRPr="005D4629" w:rsidRDefault="004D0911" w:rsidP="004D0911">
      <w:pPr>
        <w:pStyle w:val="Prrafodelista"/>
        <w:numPr>
          <w:ilvl w:val="0"/>
          <w:numId w:val="6"/>
        </w:numPr>
        <w:ind w:left="1560" w:hanging="284"/>
        <w:rPr>
          <w:sz w:val="20"/>
          <w:szCs w:val="20"/>
        </w:rPr>
      </w:pPr>
      <w:r w:rsidRPr="00B63CDB">
        <w:rPr>
          <w:b/>
          <w:bCs/>
          <w:sz w:val="20"/>
          <w:szCs w:val="20"/>
        </w:rPr>
        <w:t>Listed company</w:t>
      </w:r>
      <w:r w:rsidRPr="005D4629">
        <w:rPr>
          <w:sz w:val="20"/>
          <w:szCs w:val="20"/>
        </w:rPr>
        <w:t xml:space="preserve"> means a company whose shares are publicly traded on a stock exchange. </w:t>
      </w:r>
    </w:p>
    <w:p w14:paraId="2A42416D" w14:textId="0191B225" w:rsidR="004D0911" w:rsidRDefault="004D0911" w:rsidP="004D0911">
      <w:pPr>
        <w:pStyle w:val="Prrafodelista"/>
        <w:numPr>
          <w:ilvl w:val="0"/>
          <w:numId w:val="6"/>
        </w:numPr>
        <w:ind w:left="1560" w:hanging="284"/>
        <w:rPr>
          <w:sz w:val="20"/>
          <w:szCs w:val="20"/>
        </w:rPr>
      </w:pPr>
      <w:r w:rsidRPr="00B63CDB">
        <w:rPr>
          <w:b/>
          <w:bCs/>
          <w:sz w:val="20"/>
          <w:szCs w:val="20"/>
        </w:rPr>
        <w:t>Asset-holding company</w:t>
      </w:r>
      <w:r w:rsidRPr="005D4629">
        <w:rPr>
          <w:sz w:val="20"/>
          <w:szCs w:val="20"/>
        </w:rPr>
        <w:t xml:space="preserve"> means a company whose activity is limited to the holding of assets and does not carry out any economic activity</w:t>
      </w:r>
      <w:ins w:id="121" w:author="Sebastian Alonso Carlos" w:date="2026-05-14T17:36:00Z" w16du:dateUtc="2026-05-14T15:36:00Z">
        <w:r w:rsidR="00100EF3">
          <w:rPr>
            <w:sz w:val="20"/>
            <w:szCs w:val="20"/>
          </w:rPr>
          <w:t>.</w:t>
        </w:r>
      </w:ins>
      <w:del w:id="122" w:author="Sebastian Alonso Carlos" w:date="2026-05-14T17:36:00Z" w16du:dateUtc="2026-05-14T15:36:00Z">
        <w:r w:rsidRPr="005D4629" w:rsidDel="00100EF3">
          <w:rPr>
            <w:sz w:val="20"/>
            <w:szCs w:val="20"/>
          </w:rPr>
          <w:delText>.</w:delText>
        </w:r>
      </w:del>
    </w:p>
    <w:p w14:paraId="4AD4C23F" w14:textId="5F992556" w:rsidR="004D0911" w:rsidRPr="006C1061" w:rsidRDefault="004D0911" w:rsidP="004D0911">
      <w:pPr>
        <w:pStyle w:val="Prrafodelista"/>
        <w:numPr>
          <w:ilvl w:val="0"/>
          <w:numId w:val="6"/>
        </w:numPr>
        <w:ind w:left="1560" w:hanging="284"/>
        <w:rPr>
          <w:sz w:val="20"/>
          <w:szCs w:val="20"/>
        </w:rPr>
      </w:pPr>
      <w:r w:rsidRPr="00B63CDB">
        <w:rPr>
          <w:b/>
          <w:bCs/>
          <w:sz w:val="20"/>
          <w:szCs w:val="20"/>
        </w:rPr>
        <w:t>Other companies</w:t>
      </w:r>
      <w:r w:rsidRPr="006C1061">
        <w:rPr>
          <w:sz w:val="20"/>
          <w:szCs w:val="20"/>
        </w:rPr>
        <w:t xml:space="preserve"> </w:t>
      </w:r>
      <w:proofErr w:type="gramStart"/>
      <w:r w:rsidRPr="006C1061">
        <w:rPr>
          <w:sz w:val="20"/>
          <w:szCs w:val="20"/>
        </w:rPr>
        <w:t>means</w:t>
      </w:r>
      <w:proofErr w:type="gramEnd"/>
      <w:r w:rsidRPr="006C1061">
        <w:rPr>
          <w:sz w:val="20"/>
          <w:szCs w:val="20"/>
        </w:rPr>
        <w:t xml:space="preserve"> any commercial company other than a listed company or an asset-holding company</w:t>
      </w:r>
      <w:del w:id="123" w:author="Sebastian Alonso Carlos" w:date="2026-05-14T17:37:00Z" w16du:dateUtc="2026-05-14T15:37:00Z">
        <w:r w:rsidDel="00100EF3">
          <w:rPr>
            <w:sz w:val="20"/>
            <w:szCs w:val="20"/>
          </w:rPr>
          <w:delText>,</w:delText>
        </w:r>
      </w:del>
      <w:del w:id="124" w:author="Sebastian Alonso Carlos" w:date="2026-05-14T17:36:00Z" w16du:dateUtc="2026-05-14T15:36:00Z">
        <w:r w:rsidDel="00100EF3">
          <w:rPr>
            <w:sz w:val="20"/>
            <w:szCs w:val="20"/>
          </w:rPr>
          <w:delText xml:space="preserve"> as well as any trust or association</w:delText>
        </w:r>
      </w:del>
      <w:r w:rsidRPr="006C1061">
        <w:rPr>
          <w:sz w:val="20"/>
          <w:szCs w:val="20"/>
        </w:rPr>
        <w:t>.</w:t>
      </w:r>
    </w:p>
    <w:p w14:paraId="5F2CC7F2" w14:textId="77777777" w:rsidR="004D0911" w:rsidRDefault="004D0911" w:rsidP="004D0911">
      <w:pPr>
        <w:ind w:firstLine="708"/>
        <w:jc w:val="both"/>
        <w:rPr>
          <w:sz w:val="20"/>
          <w:szCs w:val="20"/>
          <w:highlight w:val="yellow"/>
        </w:rPr>
      </w:pPr>
    </w:p>
    <w:p w14:paraId="01BF0B40" w14:textId="430A272C" w:rsidR="004D0911" w:rsidRPr="00100EF3" w:rsidDel="00100EF3" w:rsidRDefault="004D0911" w:rsidP="00BA2484">
      <w:pPr>
        <w:ind w:left="708"/>
        <w:jc w:val="both"/>
        <w:rPr>
          <w:del w:id="125" w:author="Sebastian Alonso Carlos" w:date="2026-05-14T17:37:00Z" w16du:dateUtc="2026-05-14T15:37:00Z"/>
          <w:sz w:val="20"/>
          <w:szCs w:val="20"/>
          <w:lang w:val="es-ES"/>
          <w:rPrChange w:id="126" w:author="Sebastian Alonso Carlos" w:date="2026-05-14T17:37:00Z" w16du:dateUtc="2026-05-14T15:37:00Z">
            <w:rPr>
              <w:del w:id="127" w:author="Sebastian Alonso Carlos" w:date="2026-05-14T17:37:00Z" w16du:dateUtc="2026-05-14T15:37:00Z"/>
              <w:sz w:val="20"/>
              <w:szCs w:val="20"/>
              <w:highlight w:val="yellow"/>
              <w:lang w:val="es-ES"/>
            </w:rPr>
          </w:rPrChange>
        </w:rPr>
      </w:pPr>
      <w:del w:id="128" w:author="Sebastian Alonso Carlos" w:date="2026-05-14T17:37:00Z" w16du:dateUtc="2026-05-14T15:37:00Z">
        <w:r w:rsidRPr="00100EF3" w:rsidDel="00100EF3">
          <w:rPr>
            <w:sz w:val="20"/>
            <w:szCs w:val="20"/>
            <w:lang w:val="es-ES"/>
            <w:rPrChange w:id="129" w:author="Sebastian Alonso Carlos" w:date="2026-05-14T17:37:00Z" w16du:dateUtc="2026-05-14T15:37:00Z">
              <w:rPr>
                <w:sz w:val="20"/>
                <w:szCs w:val="20"/>
                <w:highlight w:val="yellow"/>
                <w:lang w:val="es-ES"/>
              </w:rPr>
            </w:rPrChange>
          </w:rPr>
          <w:delText>Confirmar eliminar las solicitudes de Cumplimiento que aparecen marcadas en azul</w:delText>
        </w:r>
        <w:r w:rsidR="00BA2484" w:rsidRPr="00100EF3" w:rsidDel="00100EF3">
          <w:rPr>
            <w:sz w:val="20"/>
            <w:szCs w:val="20"/>
            <w:lang w:val="es-ES"/>
            <w:rPrChange w:id="130" w:author="Sebastian Alonso Carlos" w:date="2026-05-14T17:37:00Z" w16du:dateUtc="2026-05-14T15:37:00Z">
              <w:rPr>
                <w:sz w:val="20"/>
                <w:szCs w:val="20"/>
                <w:highlight w:val="yellow"/>
                <w:lang w:val="es-ES"/>
              </w:rPr>
            </w:rPrChange>
          </w:rPr>
          <w:delText xml:space="preserve"> (aquí en su día quitamos la referencia del 5% en cotizadas)</w:delText>
        </w:r>
        <w:r w:rsidR="003F1E22" w:rsidRPr="00100EF3" w:rsidDel="00100EF3">
          <w:rPr>
            <w:sz w:val="20"/>
            <w:szCs w:val="20"/>
            <w:lang w:val="es-ES"/>
            <w:rPrChange w:id="131" w:author="Sebastian Alonso Carlos" w:date="2026-05-14T17:37:00Z" w16du:dateUtc="2026-05-14T15:37:00Z">
              <w:rPr>
                <w:sz w:val="20"/>
                <w:szCs w:val="20"/>
                <w:highlight w:val="yellow"/>
                <w:lang w:val="es-ES"/>
              </w:rPr>
            </w:rPrChange>
          </w:rPr>
          <w:delText xml:space="preserve"> por estar ya en MarCo.</w:delText>
        </w:r>
      </w:del>
    </w:p>
    <w:p w14:paraId="53FF7FAE" w14:textId="4F461A48" w:rsidR="004D0911" w:rsidRPr="00100EF3" w:rsidDel="00100EF3" w:rsidRDefault="004D0911" w:rsidP="004D0911">
      <w:pPr>
        <w:ind w:left="709" w:hanging="1"/>
        <w:jc w:val="both"/>
        <w:rPr>
          <w:del w:id="132" w:author="Sebastian Alonso Carlos" w:date="2026-05-14T17:37:00Z" w16du:dateUtc="2026-05-14T15:37:00Z"/>
          <w:sz w:val="20"/>
          <w:szCs w:val="20"/>
          <w:lang w:val="es-ES"/>
          <w:rPrChange w:id="133" w:author="Sebastian Alonso Carlos" w:date="2026-05-14T17:37:00Z" w16du:dateUtc="2026-05-14T15:37:00Z">
            <w:rPr>
              <w:del w:id="134" w:author="Sebastian Alonso Carlos" w:date="2026-05-14T17:37:00Z" w16du:dateUtc="2026-05-14T15:37:00Z"/>
              <w:sz w:val="20"/>
              <w:szCs w:val="20"/>
              <w:highlight w:val="yellow"/>
              <w:lang w:val="es-ES"/>
            </w:rPr>
          </w:rPrChange>
        </w:rPr>
      </w:pPr>
      <w:del w:id="135" w:author="Sebastian Alonso Carlos" w:date="2026-05-14T17:37:00Z" w16du:dateUtc="2026-05-14T15:37:00Z">
        <w:r w:rsidRPr="00100EF3" w:rsidDel="00100EF3">
          <w:rPr>
            <w:sz w:val="20"/>
            <w:szCs w:val="20"/>
            <w:lang w:val="es-ES"/>
            <w:rPrChange w:id="136" w:author="Sebastian Alonso Carlos" w:date="2026-05-14T17:37:00Z" w16du:dateUtc="2026-05-14T15:37:00Z">
              <w:rPr>
                <w:sz w:val="20"/>
                <w:szCs w:val="20"/>
                <w:highlight w:val="yellow"/>
                <w:lang w:val="es-ES"/>
              </w:rPr>
            </w:rPrChange>
          </w:rPr>
          <w:delText xml:space="preserve">La referencia a </w:delText>
        </w:r>
        <w:r w:rsidRPr="00100EF3" w:rsidDel="00100EF3">
          <w:rPr>
            <w:sz w:val="20"/>
            <w:szCs w:val="20"/>
            <w:rPrChange w:id="137" w:author="Sebastian Alonso Carlos" w:date="2026-05-14T17:37:00Z" w16du:dateUtc="2026-05-14T15:37:00Z">
              <w:rPr>
                <w:sz w:val="20"/>
                <w:szCs w:val="20"/>
                <w:highlight w:val="yellow"/>
              </w:rPr>
            </w:rPrChange>
          </w:rPr>
          <w:delText>trusts or associations</w:delText>
        </w:r>
        <w:r w:rsidRPr="00100EF3" w:rsidDel="00100EF3">
          <w:rPr>
            <w:sz w:val="20"/>
            <w:szCs w:val="20"/>
            <w:lang w:val="es-ES"/>
            <w:rPrChange w:id="138" w:author="Sebastian Alonso Carlos" w:date="2026-05-14T17:37:00Z" w16du:dateUtc="2026-05-14T15:37:00Z">
              <w:rPr>
                <w:sz w:val="20"/>
                <w:szCs w:val="20"/>
                <w:highlight w:val="yellow"/>
                <w:lang w:val="es-ES"/>
              </w:rPr>
            </w:rPrChange>
          </w:rPr>
          <w:delText xml:space="preserve"> podría eliminarse de aquí para la AD porque más adelante hay una pantalla de non-</w:delText>
        </w:r>
        <w:r w:rsidRPr="00100EF3" w:rsidDel="00100EF3">
          <w:rPr>
            <w:sz w:val="20"/>
            <w:szCs w:val="20"/>
            <w:rPrChange w:id="139" w:author="Sebastian Alonso Carlos" w:date="2026-05-14T17:37:00Z" w16du:dateUtc="2026-05-14T15:37:00Z">
              <w:rPr>
                <w:sz w:val="20"/>
                <w:szCs w:val="20"/>
                <w:highlight w:val="yellow"/>
              </w:rPr>
            </w:rPrChange>
          </w:rPr>
          <w:delText>profit entities</w:delText>
        </w:r>
        <w:r w:rsidRPr="00100EF3" w:rsidDel="00100EF3">
          <w:rPr>
            <w:sz w:val="20"/>
            <w:szCs w:val="20"/>
            <w:lang w:val="es-ES"/>
            <w:rPrChange w:id="140" w:author="Sebastian Alonso Carlos" w:date="2026-05-14T17:37:00Z" w16du:dateUtc="2026-05-14T15:37:00Z">
              <w:rPr>
                <w:sz w:val="20"/>
                <w:szCs w:val="20"/>
                <w:highlight w:val="yellow"/>
                <w:lang w:val="es-ES"/>
              </w:rPr>
            </w:rPrChange>
          </w:rPr>
          <w:delText xml:space="preserve">. </w:delText>
        </w:r>
      </w:del>
    </w:p>
    <w:p w14:paraId="2A27FA97" w14:textId="25A27468" w:rsidR="004A0497" w:rsidDel="00100EF3" w:rsidRDefault="004D0911" w:rsidP="004D0911">
      <w:pPr>
        <w:ind w:left="708"/>
        <w:rPr>
          <w:del w:id="141" w:author="Sebastian Alonso Carlos" w:date="2026-05-14T17:37:00Z" w16du:dateUtc="2026-05-14T15:37:00Z"/>
          <w:sz w:val="20"/>
          <w:szCs w:val="20"/>
          <w:lang w:val="es-ES"/>
        </w:rPr>
      </w:pPr>
      <w:del w:id="142" w:author="Sebastian Alonso Carlos" w:date="2026-05-14T17:37:00Z" w16du:dateUtc="2026-05-14T15:37:00Z">
        <w:r w:rsidRPr="00100EF3" w:rsidDel="00100EF3">
          <w:rPr>
            <w:sz w:val="20"/>
            <w:szCs w:val="20"/>
            <w:lang w:val="es-ES"/>
            <w:rPrChange w:id="143" w:author="Sebastian Alonso Carlos" w:date="2026-05-14T17:37:00Z" w16du:dateUtc="2026-05-14T15:37:00Z">
              <w:rPr>
                <w:sz w:val="20"/>
                <w:szCs w:val="20"/>
                <w:highlight w:val="yellow"/>
                <w:lang w:val="es-ES"/>
              </w:rPr>
            </w:rPrChange>
          </w:rPr>
          <w:delText>En el caso de la referencia a “</w:delText>
        </w:r>
        <w:r w:rsidRPr="00100EF3" w:rsidDel="00100EF3">
          <w:rPr>
            <w:sz w:val="20"/>
            <w:szCs w:val="20"/>
            <w:rPrChange w:id="144" w:author="Sebastian Alonso Carlos" w:date="2026-05-14T17:37:00Z" w16du:dateUtc="2026-05-14T15:37:00Z">
              <w:rPr>
                <w:sz w:val="20"/>
                <w:szCs w:val="20"/>
                <w:highlight w:val="yellow"/>
              </w:rPr>
            </w:rPrChange>
          </w:rPr>
          <w:delText>holds another managerial</w:delText>
        </w:r>
        <w:r w:rsidRPr="00100EF3" w:rsidDel="00100EF3">
          <w:rPr>
            <w:sz w:val="20"/>
            <w:szCs w:val="20"/>
            <w:lang w:val="es-ES"/>
            <w:rPrChange w:id="145" w:author="Sebastian Alonso Carlos" w:date="2026-05-14T17:37:00Z" w16du:dateUtc="2026-05-14T15:37:00Z">
              <w:rPr>
                <w:sz w:val="20"/>
                <w:szCs w:val="20"/>
                <w:highlight w:val="yellow"/>
                <w:lang w:val="es-ES"/>
              </w:rPr>
            </w:rPrChange>
          </w:rPr>
          <w:delText xml:space="preserve"> position”, confirmar, tanto para esta ventana emergente como para el desplegable, si la dejamos así, que es como viene en el CCMV, o si lo cambiamos por “a senior manager”, como venía en los desplegables.</w:delText>
        </w:r>
      </w:del>
    </w:p>
    <w:p w14:paraId="784D94A6" w14:textId="77777777" w:rsidR="003F1E22" w:rsidRDefault="003F1E22" w:rsidP="004D0911">
      <w:pPr>
        <w:ind w:left="708"/>
        <w:rPr>
          <w:sz w:val="20"/>
          <w:szCs w:val="20"/>
          <w:lang w:val="es-ES"/>
        </w:rPr>
      </w:pPr>
    </w:p>
    <w:p w14:paraId="3E8C3E2F" w14:textId="32559E23" w:rsidR="003F1E22" w:rsidRDefault="003F1E22" w:rsidP="004D0911">
      <w:pPr>
        <w:ind w:left="708"/>
        <w:rPr>
          <w:sz w:val="20"/>
          <w:szCs w:val="20"/>
          <w:lang w:val="es-ES"/>
        </w:rPr>
      </w:pPr>
      <w:r>
        <w:rPr>
          <w:sz w:val="20"/>
          <w:szCs w:val="20"/>
          <w:lang w:val="es-ES"/>
        </w:rPr>
        <w:t>Pantalla</w:t>
      </w:r>
    </w:p>
    <w:p w14:paraId="400ABBF8" w14:textId="77777777" w:rsidR="003F1E22" w:rsidRDefault="003F1E22" w:rsidP="003F1E22">
      <w:pPr>
        <w:ind w:left="708"/>
        <w:rPr>
          <w:sz w:val="20"/>
          <w:szCs w:val="20"/>
          <w:lang w:val="es-ES"/>
        </w:rPr>
      </w:pPr>
      <w:r w:rsidRPr="003F1E22">
        <w:rPr>
          <w:sz w:val="20"/>
          <w:szCs w:val="20"/>
          <w:lang w:val="pt-BR"/>
        </w:rPr>
        <w:t xml:space="preserve">- Cambiar </w:t>
      </w:r>
      <w:proofErr w:type="spellStart"/>
      <w:proofErr w:type="gramStart"/>
      <w:r w:rsidRPr="003F1E22">
        <w:rPr>
          <w:sz w:val="20"/>
          <w:szCs w:val="20"/>
          <w:lang w:val="pt-BR"/>
        </w:rPr>
        <w:t>referencia</w:t>
      </w:r>
      <w:proofErr w:type="spellEnd"/>
      <w:proofErr w:type="gramEnd"/>
      <w:r w:rsidRPr="003F1E22">
        <w:rPr>
          <w:sz w:val="20"/>
          <w:szCs w:val="20"/>
          <w:lang w:val="pt-BR"/>
        </w:rPr>
        <w:t xml:space="preserve"> a “</w:t>
      </w:r>
      <w:r w:rsidRPr="00780865">
        <w:rPr>
          <w:sz w:val="20"/>
          <w:szCs w:val="20"/>
        </w:rPr>
        <w:t>senior officer</w:t>
      </w:r>
      <w:r w:rsidRPr="008D088F">
        <w:rPr>
          <w:sz w:val="20"/>
          <w:szCs w:val="20"/>
          <w:lang w:val="es-ES"/>
        </w:rPr>
        <w:t>” por “senior manager”</w:t>
      </w:r>
    </w:p>
    <w:p w14:paraId="1957C26D" w14:textId="475C6E92" w:rsidR="004A0497" w:rsidRDefault="004A0497" w:rsidP="003F1E22">
      <w:pPr>
        <w:ind w:firstLine="708"/>
        <w:rPr>
          <w:ins w:id="146" w:author="Sebastian Alonso Carlos" w:date="2026-05-14T17:40:00Z" w16du:dateUtc="2026-05-14T15:40:00Z"/>
          <w:sz w:val="20"/>
          <w:szCs w:val="20"/>
          <w:lang w:val="pt-BR"/>
        </w:rPr>
      </w:pPr>
      <w:r w:rsidRPr="004A0497">
        <w:rPr>
          <w:noProof/>
        </w:rPr>
        <w:lastRenderedPageBreak/>
        <w:drawing>
          <wp:inline distT="0" distB="0" distL="0" distR="0" wp14:anchorId="19EA952D" wp14:editId="6BDB3CD5">
            <wp:extent cx="5325110" cy="2029098"/>
            <wp:effectExtent l="0" t="0" r="0" b="9525"/>
            <wp:docPr id="2049729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29231" name=""/>
                    <pic:cNvPicPr/>
                  </pic:nvPicPr>
                  <pic:blipFill>
                    <a:blip r:embed="rId13"/>
                    <a:stretch>
                      <a:fillRect/>
                    </a:stretch>
                  </pic:blipFill>
                  <pic:spPr>
                    <a:xfrm>
                      <a:off x="0" y="0"/>
                      <a:ext cx="5341748" cy="2035438"/>
                    </a:xfrm>
                    <a:prstGeom prst="rect">
                      <a:avLst/>
                    </a:prstGeom>
                  </pic:spPr>
                </pic:pic>
              </a:graphicData>
            </a:graphic>
          </wp:inline>
        </w:drawing>
      </w:r>
    </w:p>
    <w:p w14:paraId="31514DBC" w14:textId="77777777" w:rsidR="00100EF3" w:rsidRDefault="00100EF3" w:rsidP="00100EF3">
      <w:pPr>
        <w:pStyle w:val="Prrafodelista"/>
        <w:numPr>
          <w:ilvl w:val="0"/>
          <w:numId w:val="2"/>
        </w:numPr>
        <w:ind w:left="1134" w:hanging="425"/>
        <w:rPr>
          <w:ins w:id="147" w:author="Sebastian Alonso Carlos" w:date="2026-05-14T17:40:00Z" w16du:dateUtc="2026-05-14T15:40:00Z"/>
          <w:sz w:val="20"/>
          <w:szCs w:val="20"/>
          <w:lang w:val="en-US"/>
        </w:rPr>
      </w:pPr>
      <w:ins w:id="148" w:author="Sebastian Alonso Carlos" w:date="2026-05-14T17:40:00Z" w16du:dateUtc="2026-05-14T15:40:00Z">
        <w:r w:rsidRPr="004C7822">
          <w:rPr>
            <w:sz w:val="20"/>
            <w:szCs w:val="20"/>
            <w:lang w:val="es-ES"/>
          </w:rPr>
          <w:t>Actualizar desplegable</w:t>
        </w:r>
        <w:r>
          <w:rPr>
            <w:sz w:val="20"/>
            <w:szCs w:val="20"/>
            <w:lang w:val="en-US"/>
          </w:rPr>
          <w:t xml:space="preserve"> de position: </w:t>
        </w:r>
        <w:r w:rsidRPr="004C7822">
          <w:rPr>
            <w:sz w:val="20"/>
            <w:szCs w:val="20"/>
            <w:lang w:val="es-ES"/>
          </w:rPr>
          <w:t xml:space="preserve">el texto </w:t>
        </w:r>
        <w:r>
          <w:rPr>
            <w:sz w:val="20"/>
            <w:szCs w:val="20"/>
            <w:lang w:val="en-US"/>
          </w:rPr>
          <w:t>S</w:t>
        </w:r>
        <w:r w:rsidRPr="004C7822">
          <w:rPr>
            <w:sz w:val="20"/>
            <w:szCs w:val="20"/>
            <w:lang w:val="en-US"/>
          </w:rPr>
          <w:t xml:space="preserve">enior </w:t>
        </w:r>
        <w:proofErr w:type="gramStart"/>
        <w:r w:rsidRPr="004C7822">
          <w:rPr>
            <w:sz w:val="20"/>
            <w:szCs w:val="20"/>
          </w:rPr>
          <w:t>manager</w:t>
        </w:r>
        <w:proofErr w:type="gramEnd"/>
        <w:r w:rsidRPr="004C7822">
          <w:rPr>
            <w:sz w:val="20"/>
            <w:szCs w:val="20"/>
            <w:lang w:val="en-US"/>
          </w:rPr>
          <w:t xml:space="preserve"> </w:t>
        </w:r>
        <w:r w:rsidRPr="004C7822">
          <w:rPr>
            <w:sz w:val="20"/>
            <w:szCs w:val="20"/>
            <w:lang w:val="es-ES"/>
          </w:rPr>
          <w:t>por</w:t>
        </w:r>
        <w:r w:rsidRPr="004C7822">
          <w:rPr>
            <w:sz w:val="20"/>
            <w:szCs w:val="20"/>
            <w:lang w:val="en-US"/>
          </w:rPr>
          <w:t xml:space="preserve"> </w:t>
        </w:r>
        <w:r>
          <w:rPr>
            <w:sz w:val="20"/>
            <w:szCs w:val="20"/>
            <w:lang w:val="en-US"/>
          </w:rPr>
          <w:t>M</w:t>
        </w:r>
        <w:r w:rsidRPr="004C7822">
          <w:rPr>
            <w:sz w:val="20"/>
            <w:szCs w:val="20"/>
            <w:lang w:val="en-US"/>
          </w:rPr>
          <w:t>anagerial position</w:t>
        </w:r>
        <w:r>
          <w:rPr>
            <w:sz w:val="20"/>
            <w:szCs w:val="20"/>
            <w:lang w:val="en-US"/>
          </w:rPr>
          <w:t>.</w:t>
        </w:r>
      </w:ins>
    </w:p>
    <w:p w14:paraId="25E14749" w14:textId="77777777" w:rsidR="00100EF3" w:rsidRPr="003F1E22" w:rsidRDefault="00100EF3" w:rsidP="003F1E22">
      <w:pPr>
        <w:ind w:firstLine="708"/>
        <w:rPr>
          <w:sz w:val="20"/>
          <w:szCs w:val="20"/>
          <w:lang w:val="pt-BR"/>
        </w:rPr>
      </w:pPr>
    </w:p>
    <w:p w14:paraId="08637B71" w14:textId="4FAD66C2" w:rsidR="004D0911" w:rsidRPr="008D088F" w:rsidRDefault="004D0911" w:rsidP="004D0911">
      <w:pPr>
        <w:pStyle w:val="Prrafodelista"/>
        <w:numPr>
          <w:ilvl w:val="0"/>
          <w:numId w:val="2"/>
        </w:numPr>
        <w:ind w:left="1134" w:hanging="425"/>
        <w:rPr>
          <w:sz w:val="20"/>
          <w:szCs w:val="20"/>
          <w:lang w:val="es-ES"/>
        </w:rPr>
      </w:pPr>
      <w:r w:rsidRPr="008D088F">
        <w:rPr>
          <w:sz w:val="20"/>
          <w:szCs w:val="20"/>
          <w:lang w:val="es-ES"/>
        </w:rPr>
        <w:t xml:space="preserve">Actualizar el desplegable de </w:t>
      </w:r>
      <w:ins w:id="149" w:author="Sebastian Alonso Carlos" w:date="2026-05-14T17:41:00Z" w16du:dateUtc="2026-05-14T15:41:00Z">
        <w:r w:rsidR="00AF12CA">
          <w:rPr>
            <w:sz w:val="20"/>
            <w:szCs w:val="20"/>
          </w:rPr>
          <w:t>T</w:t>
        </w:r>
      </w:ins>
      <w:del w:id="150" w:author="Sebastian Alonso Carlos" w:date="2026-05-14T17:41:00Z" w16du:dateUtc="2026-05-14T15:41:00Z">
        <w:r w:rsidRPr="00780865" w:rsidDel="00AF12CA">
          <w:rPr>
            <w:sz w:val="20"/>
            <w:szCs w:val="20"/>
          </w:rPr>
          <w:delText>t</w:delText>
        </w:r>
      </w:del>
      <w:r w:rsidRPr="00780865">
        <w:rPr>
          <w:sz w:val="20"/>
          <w:szCs w:val="20"/>
        </w:rPr>
        <w:t>ype of company</w:t>
      </w:r>
      <w:r w:rsidRPr="008D088F">
        <w:rPr>
          <w:sz w:val="20"/>
          <w:szCs w:val="20"/>
          <w:lang w:val="es-ES"/>
        </w:rPr>
        <w:t xml:space="preserve"> para actualizar el nombre de las siguientes categorías:</w:t>
      </w:r>
    </w:p>
    <w:p w14:paraId="6B834443" w14:textId="77777777" w:rsidR="004D0911" w:rsidRPr="00FF3429" w:rsidRDefault="004D0911" w:rsidP="004D0911">
      <w:pPr>
        <w:pStyle w:val="Prrafodelista"/>
        <w:numPr>
          <w:ilvl w:val="1"/>
          <w:numId w:val="2"/>
        </w:numPr>
        <w:ind w:left="1418" w:hanging="284"/>
        <w:rPr>
          <w:sz w:val="20"/>
          <w:szCs w:val="20"/>
        </w:rPr>
      </w:pPr>
      <w:r w:rsidRPr="00FF3429">
        <w:rPr>
          <w:sz w:val="20"/>
          <w:szCs w:val="20"/>
        </w:rPr>
        <w:t xml:space="preserve">Cambiar “Commercial” </w:t>
      </w:r>
      <w:r w:rsidRPr="00780865">
        <w:rPr>
          <w:sz w:val="20"/>
          <w:szCs w:val="20"/>
          <w:lang w:val="es-ES"/>
        </w:rPr>
        <w:t>por</w:t>
      </w:r>
      <w:r w:rsidRPr="00FF3429">
        <w:rPr>
          <w:sz w:val="20"/>
          <w:szCs w:val="20"/>
        </w:rPr>
        <w:t xml:space="preserve"> “Other companies”.</w:t>
      </w:r>
    </w:p>
    <w:p w14:paraId="25DEB09B" w14:textId="77777777" w:rsidR="004D0911" w:rsidRPr="008D088F" w:rsidRDefault="004D0911" w:rsidP="004D0911">
      <w:pPr>
        <w:pStyle w:val="Prrafodelista"/>
        <w:numPr>
          <w:ilvl w:val="1"/>
          <w:numId w:val="2"/>
        </w:numPr>
        <w:ind w:left="1418" w:hanging="284"/>
        <w:rPr>
          <w:sz w:val="20"/>
          <w:szCs w:val="20"/>
          <w:lang w:val="es-ES"/>
        </w:rPr>
      </w:pPr>
      <w:r w:rsidRPr="008D088F">
        <w:rPr>
          <w:sz w:val="20"/>
          <w:szCs w:val="20"/>
          <w:lang w:val="es-ES"/>
        </w:rPr>
        <w:t>Cambiar “</w:t>
      </w:r>
      <w:r w:rsidRPr="00780865">
        <w:rPr>
          <w:sz w:val="20"/>
          <w:szCs w:val="20"/>
        </w:rPr>
        <w:t>Listed</w:t>
      </w:r>
      <w:r w:rsidRPr="008D088F">
        <w:rPr>
          <w:sz w:val="20"/>
          <w:szCs w:val="20"/>
          <w:lang w:val="es-ES"/>
        </w:rPr>
        <w:t>” por “</w:t>
      </w:r>
      <w:r w:rsidRPr="00780865">
        <w:rPr>
          <w:sz w:val="20"/>
          <w:szCs w:val="20"/>
        </w:rPr>
        <w:t>Listed company</w:t>
      </w:r>
      <w:r w:rsidRPr="008D088F">
        <w:rPr>
          <w:sz w:val="20"/>
          <w:szCs w:val="20"/>
          <w:lang w:val="es-ES"/>
        </w:rPr>
        <w:t>”.</w:t>
      </w:r>
    </w:p>
    <w:p w14:paraId="6B2A044C" w14:textId="77777777" w:rsidR="004D0911" w:rsidRPr="00FF3429" w:rsidRDefault="004D0911" w:rsidP="004D0911">
      <w:pPr>
        <w:pStyle w:val="Prrafodelista"/>
        <w:numPr>
          <w:ilvl w:val="1"/>
          <w:numId w:val="2"/>
        </w:numPr>
        <w:ind w:left="1418" w:hanging="284"/>
        <w:rPr>
          <w:sz w:val="20"/>
          <w:szCs w:val="20"/>
        </w:rPr>
      </w:pPr>
      <w:r w:rsidRPr="00FF3429">
        <w:rPr>
          <w:sz w:val="20"/>
          <w:szCs w:val="20"/>
        </w:rPr>
        <w:t xml:space="preserve">Cambiar “Holding” </w:t>
      </w:r>
      <w:r w:rsidRPr="00780865">
        <w:rPr>
          <w:sz w:val="20"/>
          <w:szCs w:val="20"/>
          <w:lang w:val="es-ES"/>
        </w:rPr>
        <w:t>por</w:t>
      </w:r>
      <w:r w:rsidRPr="00FF3429">
        <w:rPr>
          <w:sz w:val="20"/>
          <w:szCs w:val="20"/>
        </w:rPr>
        <w:t xml:space="preserve"> “Asset-holding company”. </w:t>
      </w:r>
    </w:p>
    <w:p w14:paraId="45F3B738" w14:textId="77777777" w:rsidR="004D0911" w:rsidRPr="006F2D3D" w:rsidRDefault="004D0911" w:rsidP="004D0911">
      <w:pPr>
        <w:pStyle w:val="Prrafodelista"/>
        <w:ind w:left="1440"/>
        <w:rPr>
          <w:sz w:val="20"/>
          <w:szCs w:val="20"/>
          <w:lang w:val="en-US"/>
        </w:rPr>
      </w:pPr>
      <w:r w:rsidRPr="006F2D3D">
        <w:rPr>
          <w:sz w:val="20"/>
          <w:szCs w:val="20"/>
          <w:lang w:val="en-US"/>
        </w:rPr>
        <w:t xml:space="preserve"> </w:t>
      </w:r>
    </w:p>
    <w:p w14:paraId="31C8B07E" w14:textId="77777777" w:rsidR="004D0911" w:rsidRPr="008D088F" w:rsidRDefault="004D0911" w:rsidP="004D0911">
      <w:pPr>
        <w:pStyle w:val="Prrafodelista"/>
        <w:numPr>
          <w:ilvl w:val="0"/>
          <w:numId w:val="2"/>
        </w:numPr>
        <w:ind w:left="1134" w:hanging="425"/>
        <w:rPr>
          <w:sz w:val="20"/>
          <w:szCs w:val="20"/>
          <w:lang w:val="es-ES"/>
        </w:rPr>
      </w:pPr>
      <w:r w:rsidRPr="008D088F">
        <w:rPr>
          <w:sz w:val="20"/>
          <w:szCs w:val="20"/>
          <w:lang w:val="es-ES"/>
        </w:rPr>
        <w:t xml:space="preserve">Actualizar el texto de los desplegables de </w:t>
      </w:r>
      <w:r w:rsidRPr="00780865">
        <w:rPr>
          <w:sz w:val="20"/>
          <w:szCs w:val="20"/>
        </w:rPr>
        <w:t>shareholding</w:t>
      </w:r>
      <w:r w:rsidRPr="008D088F">
        <w:rPr>
          <w:sz w:val="20"/>
          <w:szCs w:val="20"/>
          <w:lang w:val="es-ES"/>
        </w:rPr>
        <w:t>:</w:t>
      </w:r>
    </w:p>
    <w:p w14:paraId="7B27A0BF" w14:textId="2E38CDA2" w:rsidR="004D0911" w:rsidRPr="00FF3429" w:rsidRDefault="004D0911" w:rsidP="004D0911">
      <w:pPr>
        <w:pStyle w:val="Prrafodelista"/>
        <w:numPr>
          <w:ilvl w:val="1"/>
          <w:numId w:val="2"/>
        </w:numPr>
        <w:ind w:left="1418" w:hanging="284"/>
        <w:rPr>
          <w:sz w:val="20"/>
          <w:szCs w:val="20"/>
        </w:rPr>
      </w:pPr>
      <w:r w:rsidRPr="00780865">
        <w:rPr>
          <w:sz w:val="20"/>
          <w:szCs w:val="20"/>
          <w:lang w:val="es-ES"/>
        </w:rPr>
        <w:t>Sustituir</w:t>
      </w:r>
      <w:r w:rsidRPr="00FF3429">
        <w:rPr>
          <w:sz w:val="20"/>
          <w:szCs w:val="20"/>
        </w:rPr>
        <w:t xml:space="preserve"> “Exercise significant influence” </w:t>
      </w:r>
      <w:r w:rsidRPr="00780865">
        <w:rPr>
          <w:sz w:val="20"/>
          <w:szCs w:val="20"/>
          <w:lang w:val="es-ES"/>
        </w:rPr>
        <w:t>por</w:t>
      </w:r>
      <w:r w:rsidRPr="00FF3429">
        <w:rPr>
          <w:sz w:val="20"/>
          <w:szCs w:val="20"/>
        </w:rPr>
        <w:t xml:space="preserve"> “</w:t>
      </w:r>
      <w:ins w:id="151" w:author="Sebastian Alonso Carlos" w:date="2026-05-14T17:41:00Z" w16du:dateUtc="2026-05-14T15:41:00Z">
        <w:r w:rsidR="00AF12CA" w:rsidRPr="008D088F">
          <w:rPr>
            <w:sz w:val="20"/>
            <w:szCs w:val="20"/>
            <w:lang w:val="es-ES"/>
          </w:rPr>
          <w:t>Control</w:t>
        </w:r>
        <w:r w:rsidR="00AF12CA">
          <w:rPr>
            <w:sz w:val="20"/>
            <w:szCs w:val="20"/>
            <w:lang w:val="es-ES"/>
          </w:rPr>
          <w:t>,</w:t>
        </w:r>
        <w:r w:rsidR="00AF12CA" w:rsidRPr="008D088F">
          <w:rPr>
            <w:sz w:val="20"/>
            <w:szCs w:val="20"/>
            <w:lang w:val="es-ES"/>
          </w:rPr>
          <w:t xml:space="preserve"> </w:t>
        </w:r>
        <w:r w:rsidR="00AF12CA" w:rsidRPr="00780865">
          <w:rPr>
            <w:sz w:val="20"/>
            <w:szCs w:val="20"/>
          </w:rPr>
          <w:t>joint</w:t>
        </w:r>
        <w:r w:rsidR="00AF12CA" w:rsidRPr="008D088F">
          <w:rPr>
            <w:sz w:val="20"/>
            <w:szCs w:val="20"/>
            <w:lang w:val="es-ES"/>
          </w:rPr>
          <w:t xml:space="preserve"> control</w:t>
        </w:r>
        <w:r w:rsidR="00AF12CA" w:rsidRPr="00FF3429">
          <w:rPr>
            <w:sz w:val="20"/>
            <w:szCs w:val="20"/>
          </w:rPr>
          <w:t xml:space="preserve"> </w:t>
        </w:r>
        <w:r w:rsidR="00AF12CA">
          <w:rPr>
            <w:sz w:val="20"/>
            <w:szCs w:val="20"/>
          </w:rPr>
          <w:t xml:space="preserve">or </w:t>
        </w:r>
      </w:ins>
      <w:r w:rsidRPr="00FF3429">
        <w:rPr>
          <w:sz w:val="20"/>
          <w:szCs w:val="20"/>
        </w:rPr>
        <w:t>significant influence”.</w:t>
      </w:r>
    </w:p>
    <w:p w14:paraId="3A4EAA76" w14:textId="766A6980" w:rsidR="004D0911" w:rsidRPr="008D088F" w:rsidDel="00AF12CA" w:rsidRDefault="004D0911" w:rsidP="004D0911">
      <w:pPr>
        <w:pStyle w:val="Prrafodelista"/>
        <w:numPr>
          <w:ilvl w:val="1"/>
          <w:numId w:val="2"/>
        </w:numPr>
        <w:ind w:left="1418" w:hanging="284"/>
        <w:rPr>
          <w:del w:id="152" w:author="Sebastian Alonso Carlos" w:date="2026-05-14T17:42:00Z" w16du:dateUtc="2026-05-14T15:42:00Z"/>
          <w:sz w:val="20"/>
          <w:szCs w:val="20"/>
          <w:lang w:val="es-ES"/>
        </w:rPr>
      </w:pPr>
      <w:del w:id="153" w:author="Sebastian Alonso Carlos" w:date="2026-05-14T17:42:00Z" w16du:dateUtc="2026-05-14T15:42:00Z">
        <w:r w:rsidRPr="008D088F" w:rsidDel="00AF12CA">
          <w:rPr>
            <w:sz w:val="20"/>
            <w:szCs w:val="20"/>
            <w:lang w:val="es-ES"/>
          </w:rPr>
          <w:delText xml:space="preserve">Añadir en el desplegable antes de </w:delText>
        </w:r>
        <w:r w:rsidRPr="00780865" w:rsidDel="00AF12CA">
          <w:rPr>
            <w:sz w:val="20"/>
            <w:szCs w:val="20"/>
          </w:rPr>
          <w:delText>significant</w:delText>
        </w:r>
        <w:r w:rsidRPr="008D088F" w:rsidDel="00AF12CA">
          <w:rPr>
            <w:sz w:val="20"/>
            <w:szCs w:val="20"/>
            <w:lang w:val="es-ES"/>
          </w:rPr>
          <w:delText xml:space="preserve"> </w:delText>
        </w:r>
        <w:r w:rsidRPr="00780865" w:rsidDel="00AF12CA">
          <w:rPr>
            <w:sz w:val="20"/>
            <w:szCs w:val="20"/>
          </w:rPr>
          <w:delText>influence</w:delText>
        </w:r>
        <w:r w:rsidRPr="008D088F" w:rsidDel="00AF12CA">
          <w:rPr>
            <w:sz w:val="20"/>
            <w:szCs w:val="20"/>
            <w:lang w:val="es-ES"/>
          </w:rPr>
          <w:delText xml:space="preserve"> otra categoría que se llame “Control </w:delText>
        </w:r>
        <w:r w:rsidRPr="00780865" w:rsidDel="00AF12CA">
          <w:rPr>
            <w:sz w:val="20"/>
            <w:szCs w:val="20"/>
          </w:rPr>
          <w:delText>or</w:delText>
        </w:r>
        <w:r w:rsidRPr="008D088F" w:rsidDel="00AF12CA">
          <w:rPr>
            <w:sz w:val="20"/>
            <w:szCs w:val="20"/>
            <w:lang w:val="es-ES"/>
          </w:rPr>
          <w:delText xml:space="preserve"> </w:delText>
        </w:r>
        <w:r w:rsidRPr="00780865" w:rsidDel="00AF12CA">
          <w:rPr>
            <w:sz w:val="20"/>
            <w:szCs w:val="20"/>
          </w:rPr>
          <w:delText>joint</w:delText>
        </w:r>
        <w:r w:rsidRPr="008D088F" w:rsidDel="00AF12CA">
          <w:rPr>
            <w:sz w:val="20"/>
            <w:szCs w:val="20"/>
            <w:lang w:val="es-ES"/>
          </w:rPr>
          <w:delText xml:space="preserve"> control”.</w:delText>
        </w:r>
      </w:del>
    </w:p>
    <w:p w14:paraId="76EE3A12" w14:textId="2530CD78" w:rsidR="004D0911" w:rsidRPr="00FF3429" w:rsidDel="00AF12CA" w:rsidRDefault="004D0911" w:rsidP="004D0911">
      <w:pPr>
        <w:pStyle w:val="Prrafodelista"/>
        <w:numPr>
          <w:ilvl w:val="1"/>
          <w:numId w:val="2"/>
        </w:numPr>
        <w:ind w:left="1418" w:hanging="284"/>
        <w:rPr>
          <w:del w:id="154" w:author="Sebastian Alonso Carlos" w:date="2026-05-14T17:42:00Z" w16du:dateUtc="2026-05-14T15:42:00Z"/>
          <w:sz w:val="20"/>
          <w:szCs w:val="20"/>
        </w:rPr>
      </w:pPr>
      <w:del w:id="155" w:author="Sebastian Alonso Carlos" w:date="2026-05-14T17:42:00Z" w16du:dateUtc="2026-05-14T15:42:00Z">
        <w:r w:rsidRPr="00FF3429" w:rsidDel="00AF12CA">
          <w:rPr>
            <w:sz w:val="20"/>
            <w:szCs w:val="20"/>
          </w:rPr>
          <w:delText xml:space="preserve">Añadir al final </w:delText>
        </w:r>
        <w:r w:rsidRPr="00780865" w:rsidDel="00AF12CA">
          <w:rPr>
            <w:sz w:val="20"/>
            <w:szCs w:val="20"/>
            <w:lang w:val="es-ES"/>
          </w:rPr>
          <w:delText>como</w:delText>
        </w:r>
        <w:r w:rsidRPr="00FF3429" w:rsidDel="00AF12CA">
          <w:rPr>
            <w:sz w:val="20"/>
            <w:szCs w:val="20"/>
          </w:rPr>
          <w:delText xml:space="preserve"> </w:delText>
        </w:r>
        <w:r w:rsidRPr="00780865" w:rsidDel="00AF12CA">
          <w:rPr>
            <w:sz w:val="20"/>
            <w:szCs w:val="20"/>
            <w:lang w:val="es-ES"/>
          </w:rPr>
          <w:delText>última</w:delText>
        </w:r>
        <w:r w:rsidRPr="00FF3429" w:rsidDel="00AF12CA">
          <w:rPr>
            <w:sz w:val="20"/>
            <w:szCs w:val="20"/>
          </w:rPr>
          <w:delText xml:space="preserve"> </w:delText>
        </w:r>
        <w:r w:rsidRPr="00780865" w:rsidDel="00AF12CA">
          <w:rPr>
            <w:sz w:val="20"/>
            <w:szCs w:val="20"/>
            <w:lang w:val="es-ES"/>
          </w:rPr>
          <w:delText>categoría</w:delText>
        </w:r>
        <w:r w:rsidRPr="00FF3429" w:rsidDel="00AF12CA">
          <w:rPr>
            <w:sz w:val="20"/>
            <w:szCs w:val="20"/>
          </w:rPr>
          <w:delText xml:space="preserve"> “For your benefit or common interests”.</w:delText>
        </w:r>
      </w:del>
    </w:p>
    <w:p w14:paraId="2C36B023" w14:textId="071D8EC8" w:rsidR="004D0911" w:rsidRPr="008D088F" w:rsidRDefault="004D0911" w:rsidP="004D0911">
      <w:pPr>
        <w:pStyle w:val="Prrafodelista"/>
        <w:numPr>
          <w:ilvl w:val="1"/>
          <w:numId w:val="2"/>
        </w:numPr>
        <w:ind w:left="1418" w:hanging="284"/>
        <w:rPr>
          <w:sz w:val="20"/>
          <w:szCs w:val="20"/>
          <w:lang w:val="es-ES"/>
        </w:rPr>
      </w:pPr>
      <w:r w:rsidRPr="008D088F">
        <w:rPr>
          <w:color w:val="00B0F0"/>
          <w:sz w:val="20"/>
          <w:szCs w:val="20"/>
          <w:lang w:val="es-ES"/>
        </w:rPr>
        <w:t xml:space="preserve">Cuando se seleccione </w:t>
      </w:r>
      <w:r w:rsidRPr="00780865">
        <w:rPr>
          <w:color w:val="00B0F0"/>
          <w:sz w:val="20"/>
          <w:szCs w:val="20"/>
        </w:rPr>
        <w:t>Listed</w:t>
      </w:r>
      <w:r w:rsidRPr="008D088F">
        <w:rPr>
          <w:color w:val="00B0F0"/>
          <w:sz w:val="20"/>
          <w:szCs w:val="20"/>
          <w:lang w:val="es-ES"/>
        </w:rPr>
        <w:t xml:space="preserve"> </w:t>
      </w:r>
      <w:r w:rsidRPr="00780865">
        <w:rPr>
          <w:color w:val="00B0F0"/>
          <w:sz w:val="20"/>
          <w:szCs w:val="20"/>
        </w:rPr>
        <w:t>company</w:t>
      </w:r>
      <w:r w:rsidRPr="008D088F">
        <w:rPr>
          <w:color w:val="00B0F0"/>
          <w:sz w:val="20"/>
          <w:szCs w:val="20"/>
          <w:lang w:val="es-ES"/>
        </w:rPr>
        <w:t xml:space="preserve"> en el desplegable de </w:t>
      </w:r>
      <w:r w:rsidRPr="00780865">
        <w:rPr>
          <w:color w:val="00B0F0"/>
          <w:sz w:val="20"/>
          <w:szCs w:val="20"/>
        </w:rPr>
        <w:t>shareholding</w:t>
      </w:r>
      <w:r w:rsidRPr="008D088F">
        <w:rPr>
          <w:color w:val="00B0F0"/>
          <w:sz w:val="20"/>
          <w:szCs w:val="20"/>
          <w:lang w:val="es-ES"/>
        </w:rPr>
        <w:t xml:space="preserve"> cambiar el 5% por un </w:t>
      </w:r>
      <w:r w:rsidRPr="00AF12CA">
        <w:rPr>
          <w:color w:val="00B0F0"/>
          <w:sz w:val="20"/>
          <w:szCs w:val="20"/>
          <w:highlight w:val="yellow"/>
          <w:lang w:val="es-ES"/>
          <w:rPrChange w:id="156" w:author="Sebastian Alonso Carlos" w:date="2026-05-14T17:43:00Z" w16du:dateUtc="2026-05-14T15:43:00Z">
            <w:rPr>
              <w:color w:val="00B0F0"/>
              <w:sz w:val="20"/>
              <w:szCs w:val="20"/>
              <w:lang w:val="es-ES"/>
            </w:rPr>
          </w:rPrChange>
        </w:rPr>
        <w:t>1</w:t>
      </w:r>
      <w:ins w:id="157" w:author="Sebastian Alonso Carlos" w:date="2026-05-14T17:43:00Z" w16du:dateUtc="2026-05-14T15:43:00Z">
        <w:r w:rsidR="00AF12CA" w:rsidRPr="00AF12CA">
          <w:rPr>
            <w:color w:val="00B0F0"/>
            <w:sz w:val="20"/>
            <w:szCs w:val="20"/>
            <w:highlight w:val="yellow"/>
            <w:lang w:val="es-ES"/>
            <w:rPrChange w:id="158" w:author="Sebastian Alonso Carlos" w:date="2026-05-14T17:43:00Z" w16du:dateUtc="2026-05-14T15:43:00Z">
              <w:rPr>
                <w:color w:val="00B0F0"/>
                <w:sz w:val="20"/>
                <w:szCs w:val="20"/>
                <w:lang w:val="es-ES"/>
              </w:rPr>
            </w:rPrChange>
          </w:rPr>
          <w:t>5</w:t>
        </w:r>
      </w:ins>
      <w:del w:id="159" w:author="Sebastian Alonso Carlos" w:date="2026-05-14T17:43:00Z" w16du:dateUtc="2026-05-14T15:43:00Z">
        <w:r w:rsidRPr="00AF12CA" w:rsidDel="00AF12CA">
          <w:rPr>
            <w:color w:val="00B0F0"/>
            <w:sz w:val="20"/>
            <w:szCs w:val="20"/>
            <w:highlight w:val="yellow"/>
            <w:lang w:val="es-ES"/>
            <w:rPrChange w:id="160" w:author="Sebastian Alonso Carlos" w:date="2026-05-14T17:43:00Z" w16du:dateUtc="2026-05-14T15:43:00Z">
              <w:rPr>
                <w:color w:val="00B0F0"/>
                <w:sz w:val="20"/>
                <w:szCs w:val="20"/>
                <w:lang w:val="es-ES"/>
              </w:rPr>
            </w:rPrChange>
          </w:rPr>
          <w:delText>0</w:delText>
        </w:r>
      </w:del>
      <w:r w:rsidRPr="00AF12CA">
        <w:rPr>
          <w:color w:val="00B0F0"/>
          <w:sz w:val="20"/>
          <w:szCs w:val="20"/>
          <w:highlight w:val="yellow"/>
          <w:lang w:val="es-ES"/>
          <w:rPrChange w:id="161" w:author="Sebastian Alonso Carlos" w:date="2026-05-14T17:43:00Z" w16du:dateUtc="2026-05-14T15:43:00Z">
            <w:rPr>
              <w:color w:val="00B0F0"/>
              <w:sz w:val="20"/>
              <w:szCs w:val="20"/>
              <w:lang w:val="es-ES"/>
            </w:rPr>
          </w:rPrChange>
        </w:rPr>
        <w:t>%</w:t>
      </w:r>
      <w:r w:rsidRPr="008D088F">
        <w:rPr>
          <w:color w:val="00B0F0"/>
          <w:sz w:val="20"/>
          <w:szCs w:val="20"/>
          <w:lang w:val="es-ES"/>
        </w:rPr>
        <w:t>.</w:t>
      </w:r>
    </w:p>
    <w:p w14:paraId="49100242" w14:textId="77777777" w:rsidR="004D0911" w:rsidRPr="008D088F" w:rsidRDefault="004D0911" w:rsidP="004D0911">
      <w:pPr>
        <w:pStyle w:val="Prrafodelista"/>
        <w:ind w:left="1418"/>
        <w:rPr>
          <w:sz w:val="20"/>
          <w:szCs w:val="20"/>
          <w:lang w:val="es-ES"/>
        </w:rPr>
      </w:pPr>
    </w:p>
    <w:p w14:paraId="35D01D30" w14:textId="50A61C9D" w:rsidR="004A0497" w:rsidRPr="008D088F" w:rsidDel="00AF12CA" w:rsidRDefault="004D0911" w:rsidP="002F2068">
      <w:pPr>
        <w:ind w:left="708"/>
        <w:rPr>
          <w:del w:id="162" w:author="Sebastian Alonso Carlos" w:date="2026-05-14T17:43:00Z" w16du:dateUtc="2026-05-14T15:43:00Z"/>
          <w:sz w:val="20"/>
          <w:szCs w:val="20"/>
          <w:lang w:val="es-ES"/>
        </w:rPr>
      </w:pPr>
      <w:del w:id="163" w:author="Sebastian Alonso Carlos" w:date="2026-05-14T17:43:00Z" w16du:dateUtc="2026-05-14T15:43:00Z">
        <w:r w:rsidRPr="00AF12CA" w:rsidDel="00AF12CA">
          <w:rPr>
            <w:sz w:val="20"/>
            <w:szCs w:val="20"/>
            <w:lang w:val="es-ES"/>
            <w:rPrChange w:id="164" w:author="Sebastian Alonso Carlos" w:date="2026-05-14T17:43:00Z" w16du:dateUtc="2026-05-14T15:43:00Z">
              <w:rPr>
                <w:sz w:val="20"/>
                <w:szCs w:val="20"/>
                <w:highlight w:val="yellow"/>
                <w:lang w:val="es-ES"/>
              </w:rPr>
            </w:rPrChange>
          </w:rPr>
          <w:delText>Confirmar con Cumplimiento</w:delText>
        </w:r>
        <w:r w:rsidR="002F2068" w:rsidRPr="00AF12CA" w:rsidDel="00AF12CA">
          <w:rPr>
            <w:sz w:val="20"/>
            <w:szCs w:val="20"/>
            <w:lang w:val="es-ES"/>
            <w:rPrChange w:id="165" w:author="Sebastian Alonso Carlos" w:date="2026-05-14T17:43:00Z" w16du:dateUtc="2026-05-14T15:43:00Z">
              <w:rPr>
                <w:sz w:val="20"/>
                <w:szCs w:val="20"/>
                <w:highlight w:val="yellow"/>
                <w:lang w:val="es-ES"/>
              </w:rPr>
            </w:rPrChange>
          </w:rPr>
          <w:delText xml:space="preserve"> en el cuestionario de consejeros</w:delText>
        </w:r>
        <w:r w:rsidRPr="00AF12CA" w:rsidDel="00AF12CA">
          <w:rPr>
            <w:sz w:val="20"/>
            <w:szCs w:val="20"/>
            <w:lang w:val="es-ES"/>
            <w:rPrChange w:id="166" w:author="Sebastian Alonso Carlos" w:date="2026-05-14T17:43:00Z" w16du:dateUtc="2026-05-14T15:43:00Z">
              <w:rPr>
                <w:sz w:val="20"/>
                <w:szCs w:val="20"/>
                <w:highlight w:val="yellow"/>
                <w:lang w:val="es-ES"/>
              </w:rPr>
            </w:rPrChange>
          </w:rPr>
          <w:delText xml:space="preserve"> las referencias que aparecen marcadas en azul</w:delText>
        </w:r>
        <w:r w:rsidR="00BA2484" w:rsidRPr="00AF12CA" w:rsidDel="00AF12CA">
          <w:rPr>
            <w:sz w:val="20"/>
            <w:szCs w:val="20"/>
            <w:lang w:val="es-ES"/>
            <w:rPrChange w:id="167" w:author="Sebastian Alonso Carlos" w:date="2026-05-14T17:43:00Z" w16du:dateUtc="2026-05-14T15:43:00Z">
              <w:rPr>
                <w:sz w:val="20"/>
                <w:szCs w:val="20"/>
                <w:highlight w:val="yellow"/>
                <w:lang w:val="es-ES"/>
              </w:rPr>
            </w:rPrChange>
          </w:rPr>
          <w:delText xml:space="preserve"> para aplicarlas aquí</w:delText>
        </w:r>
        <w:r w:rsidRPr="00AF12CA" w:rsidDel="00AF12CA">
          <w:rPr>
            <w:sz w:val="20"/>
            <w:szCs w:val="20"/>
            <w:lang w:val="es-ES"/>
            <w:rPrChange w:id="168" w:author="Sebastian Alonso Carlos" w:date="2026-05-14T17:43:00Z" w16du:dateUtc="2026-05-14T15:43:00Z">
              <w:rPr>
                <w:sz w:val="20"/>
                <w:szCs w:val="20"/>
                <w:highlight w:val="yellow"/>
                <w:lang w:val="es-ES"/>
              </w:rPr>
            </w:rPrChange>
          </w:rPr>
          <w:delText xml:space="preserve"> (</w:delText>
        </w:r>
        <w:r w:rsidR="00BA2484" w:rsidRPr="00AF12CA" w:rsidDel="00AF12CA">
          <w:rPr>
            <w:sz w:val="20"/>
            <w:szCs w:val="20"/>
            <w:lang w:val="es-ES"/>
            <w:rPrChange w:id="169" w:author="Sebastian Alonso Carlos" w:date="2026-05-14T17:43:00Z" w16du:dateUtc="2026-05-14T15:43:00Z">
              <w:rPr>
                <w:sz w:val="20"/>
                <w:szCs w:val="20"/>
                <w:highlight w:val="yellow"/>
                <w:lang w:val="es-ES"/>
              </w:rPr>
            </w:rPrChange>
          </w:rPr>
          <w:delText xml:space="preserve">además </w:delText>
        </w:r>
        <w:r w:rsidRPr="00AF12CA" w:rsidDel="00AF12CA">
          <w:rPr>
            <w:sz w:val="20"/>
            <w:szCs w:val="20"/>
            <w:lang w:val="es-ES"/>
            <w:rPrChange w:id="170" w:author="Sebastian Alonso Carlos" w:date="2026-05-14T17:43:00Z" w16du:dateUtc="2026-05-14T15:43:00Z">
              <w:rPr>
                <w:sz w:val="20"/>
                <w:szCs w:val="20"/>
                <w:highlight w:val="yellow"/>
                <w:lang w:val="es-ES"/>
              </w:rPr>
            </w:rPrChange>
          </w:rPr>
          <w:delText>aquí hemos sustituido la referencia al 5% en cotizadas por el 10</w:delText>
        </w:r>
        <w:r w:rsidR="00BA2484" w:rsidRPr="00AF12CA" w:rsidDel="00AF12CA">
          <w:rPr>
            <w:sz w:val="20"/>
            <w:szCs w:val="20"/>
            <w:lang w:val="es-ES"/>
            <w:rPrChange w:id="171" w:author="Sebastian Alonso Carlos" w:date="2026-05-14T17:43:00Z" w16du:dateUtc="2026-05-14T15:43:00Z">
              <w:rPr>
                <w:sz w:val="20"/>
                <w:szCs w:val="20"/>
                <w:highlight w:val="yellow"/>
                <w:lang w:val="es-ES"/>
              </w:rPr>
            </w:rPrChange>
          </w:rPr>
          <w:delText>%)</w:delText>
        </w:r>
        <w:r w:rsidRPr="00AF12CA" w:rsidDel="00AF12CA">
          <w:rPr>
            <w:sz w:val="20"/>
            <w:szCs w:val="20"/>
            <w:lang w:val="es-ES"/>
            <w:rPrChange w:id="172" w:author="Sebastian Alonso Carlos" w:date="2026-05-14T17:43:00Z" w16du:dateUtc="2026-05-14T15:43:00Z">
              <w:rPr>
                <w:sz w:val="20"/>
                <w:szCs w:val="20"/>
                <w:highlight w:val="yellow"/>
                <w:lang w:val="es-ES"/>
              </w:rPr>
            </w:rPrChange>
          </w:rPr>
          <w:delText>.</w:delText>
        </w:r>
      </w:del>
    </w:p>
    <w:p w14:paraId="46706159" w14:textId="489B0BAF" w:rsidR="005F5133" w:rsidRDefault="005F5133" w:rsidP="00BB5E65">
      <w:pPr>
        <w:jc w:val="center"/>
        <w:rPr>
          <w:b/>
          <w:bCs/>
          <w:sz w:val="32"/>
          <w:szCs w:val="32"/>
        </w:rPr>
      </w:pPr>
      <w:r w:rsidRPr="00603D9A">
        <w:rPr>
          <w:b/>
          <w:bCs/>
          <w:noProof/>
          <w:sz w:val="32"/>
          <w:szCs w:val="32"/>
        </w:rPr>
        <w:drawing>
          <wp:inline distT="0" distB="0" distL="0" distR="0" wp14:anchorId="7F1C23CB" wp14:editId="023ADE80">
            <wp:extent cx="6645910" cy="2225675"/>
            <wp:effectExtent l="0" t="0" r="2540" b="3175"/>
            <wp:docPr id="388161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61962" name=""/>
                    <pic:cNvPicPr/>
                  </pic:nvPicPr>
                  <pic:blipFill>
                    <a:blip r:embed="rId14"/>
                    <a:stretch>
                      <a:fillRect/>
                    </a:stretch>
                  </pic:blipFill>
                  <pic:spPr>
                    <a:xfrm>
                      <a:off x="0" y="0"/>
                      <a:ext cx="6645910" cy="2225675"/>
                    </a:xfrm>
                    <a:prstGeom prst="rect">
                      <a:avLst/>
                    </a:prstGeom>
                  </pic:spPr>
                </pic:pic>
              </a:graphicData>
            </a:graphic>
          </wp:inline>
        </w:drawing>
      </w:r>
    </w:p>
    <w:p w14:paraId="425EC5F5" w14:textId="77777777" w:rsidR="002F2068" w:rsidRPr="00AC4DC6" w:rsidRDefault="002F2068" w:rsidP="002F2068">
      <w:pPr>
        <w:ind w:firstLine="708"/>
        <w:rPr>
          <w:sz w:val="20"/>
          <w:szCs w:val="20"/>
        </w:rPr>
      </w:pPr>
      <w:r>
        <w:rPr>
          <w:sz w:val="20"/>
          <w:szCs w:val="20"/>
        </w:rPr>
        <w:t xml:space="preserve">Ventana </w:t>
      </w:r>
      <w:r w:rsidRPr="00780865">
        <w:rPr>
          <w:sz w:val="20"/>
          <w:szCs w:val="20"/>
          <w:lang w:val="es-ES"/>
        </w:rPr>
        <w:t>emergente</w:t>
      </w:r>
      <w:r w:rsidRPr="00AC4DC6">
        <w:rPr>
          <w:sz w:val="20"/>
          <w:szCs w:val="20"/>
        </w:rPr>
        <w:t xml:space="preserve"> </w:t>
      </w:r>
    </w:p>
    <w:p w14:paraId="673D1D1B" w14:textId="48DD27D6" w:rsidR="00232905" w:rsidRPr="00B506B8" w:rsidRDefault="002F2068" w:rsidP="002F2068">
      <w:pPr>
        <w:ind w:left="708"/>
        <w:rPr>
          <w:sz w:val="20"/>
          <w:szCs w:val="20"/>
        </w:rPr>
      </w:pPr>
      <w:r w:rsidRPr="00FF3429">
        <w:rPr>
          <w:sz w:val="20"/>
          <w:szCs w:val="20"/>
          <w:lang w:val="en-US"/>
        </w:rPr>
        <w:t xml:space="preserve">Cambiar </w:t>
      </w:r>
      <w:r w:rsidRPr="00780865">
        <w:rPr>
          <w:sz w:val="20"/>
          <w:szCs w:val="20"/>
          <w:lang w:val="es-ES"/>
        </w:rPr>
        <w:t>texto</w:t>
      </w:r>
      <w:r w:rsidRPr="00FF3429">
        <w:rPr>
          <w:sz w:val="20"/>
          <w:szCs w:val="20"/>
          <w:lang w:val="en-US"/>
        </w:rPr>
        <w:t xml:space="preserve"> </w:t>
      </w:r>
      <w:r w:rsidRPr="00780865">
        <w:rPr>
          <w:sz w:val="20"/>
          <w:szCs w:val="20"/>
          <w:lang w:val="es-ES"/>
        </w:rPr>
        <w:t>por</w:t>
      </w:r>
      <w:r w:rsidRPr="00FF3429">
        <w:rPr>
          <w:sz w:val="20"/>
          <w:szCs w:val="20"/>
          <w:lang w:val="en-US"/>
        </w:rPr>
        <w:t xml:space="preserve"> “</w:t>
      </w:r>
      <w:r w:rsidRPr="00FF3429">
        <w:rPr>
          <w:sz w:val="20"/>
          <w:szCs w:val="20"/>
        </w:rPr>
        <w:t>Please fill in/update the information on non-banking transactions (including advisory and consultancy services) and/or property purchases that you and/or your related parties have carried out with Banco Santander or other Santander Group companies</w:t>
      </w:r>
      <w:r>
        <w:rPr>
          <w:sz w:val="20"/>
          <w:szCs w:val="20"/>
        </w:rPr>
        <w:t>”</w:t>
      </w:r>
      <w:r w:rsidRPr="00FF3429">
        <w:rPr>
          <w:sz w:val="20"/>
          <w:szCs w:val="20"/>
        </w:rPr>
        <w:t>.</w:t>
      </w:r>
    </w:p>
    <w:p w14:paraId="056E3607" w14:textId="79C3CF3D" w:rsidR="00232905" w:rsidRDefault="00232905" w:rsidP="00BB5E65">
      <w:pPr>
        <w:jc w:val="center"/>
        <w:rPr>
          <w:b/>
          <w:bCs/>
          <w:sz w:val="32"/>
          <w:szCs w:val="32"/>
        </w:rPr>
      </w:pPr>
      <w:r w:rsidRPr="00232905">
        <w:rPr>
          <w:b/>
          <w:bCs/>
          <w:noProof/>
          <w:sz w:val="32"/>
          <w:szCs w:val="32"/>
        </w:rPr>
        <w:lastRenderedPageBreak/>
        <w:drawing>
          <wp:inline distT="0" distB="0" distL="0" distR="0" wp14:anchorId="67F24EAB" wp14:editId="52DEC606">
            <wp:extent cx="6645910" cy="2850515"/>
            <wp:effectExtent l="0" t="0" r="2540" b="6985"/>
            <wp:docPr id="851202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02621" name=""/>
                    <pic:cNvPicPr/>
                  </pic:nvPicPr>
                  <pic:blipFill>
                    <a:blip r:embed="rId15"/>
                    <a:stretch>
                      <a:fillRect/>
                    </a:stretch>
                  </pic:blipFill>
                  <pic:spPr>
                    <a:xfrm>
                      <a:off x="0" y="0"/>
                      <a:ext cx="6645910" cy="2850515"/>
                    </a:xfrm>
                    <a:prstGeom prst="rect">
                      <a:avLst/>
                    </a:prstGeom>
                  </pic:spPr>
                </pic:pic>
              </a:graphicData>
            </a:graphic>
          </wp:inline>
        </w:drawing>
      </w:r>
    </w:p>
    <w:p w14:paraId="28F8FB54" w14:textId="77777777" w:rsidR="00232905" w:rsidRDefault="00232905" w:rsidP="00BB5E65">
      <w:pPr>
        <w:jc w:val="center"/>
        <w:rPr>
          <w:b/>
          <w:bCs/>
          <w:sz w:val="32"/>
          <w:szCs w:val="32"/>
        </w:rPr>
      </w:pPr>
    </w:p>
    <w:p w14:paraId="7DDD6467" w14:textId="77777777" w:rsidR="002F2068" w:rsidRDefault="002F2068" w:rsidP="002F2068">
      <w:pPr>
        <w:ind w:firstLine="708"/>
        <w:rPr>
          <w:sz w:val="20"/>
          <w:szCs w:val="20"/>
        </w:rPr>
      </w:pPr>
      <w:r w:rsidRPr="00780865">
        <w:rPr>
          <w:sz w:val="20"/>
          <w:szCs w:val="20"/>
          <w:lang w:val="es-ES"/>
        </w:rPr>
        <w:t>Desplegables</w:t>
      </w:r>
      <w:r>
        <w:rPr>
          <w:sz w:val="20"/>
          <w:szCs w:val="20"/>
        </w:rPr>
        <w:t xml:space="preserve"> “Type of Service” (</w:t>
      </w:r>
      <w:r w:rsidRPr="00780865">
        <w:rPr>
          <w:sz w:val="20"/>
          <w:szCs w:val="20"/>
          <w:lang w:val="es-ES"/>
        </w:rPr>
        <w:t>poner</w:t>
      </w:r>
      <w:r>
        <w:rPr>
          <w:sz w:val="20"/>
          <w:szCs w:val="20"/>
        </w:rPr>
        <w:t xml:space="preserve"> “service” </w:t>
      </w:r>
      <w:r w:rsidRPr="00780865">
        <w:rPr>
          <w:sz w:val="20"/>
          <w:szCs w:val="20"/>
          <w:lang w:val="es-ES"/>
        </w:rPr>
        <w:t>en</w:t>
      </w:r>
      <w:r>
        <w:rPr>
          <w:sz w:val="20"/>
          <w:szCs w:val="20"/>
        </w:rPr>
        <w:t xml:space="preserve"> </w:t>
      </w:r>
      <w:r w:rsidRPr="00780865">
        <w:rPr>
          <w:sz w:val="20"/>
          <w:szCs w:val="20"/>
          <w:lang w:val="es-ES"/>
        </w:rPr>
        <w:t>minúscula</w:t>
      </w:r>
      <w:r>
        <w:rPr>
          <w:sz w:val="20"/>
          <w:szCs w:val="20"/>
        </w:rPr>
        <w:t>):</w:t>
      </w:r>
    </w:p>
    <w:p w14:paraId="3161CEB6" w14:textId="77777777" w:rsidR="002F2068" w:rsidRPr="006A74DB" w:rsidRDefault="002F2068" w:rsidP="002F2068">
      <w:pPr>
        <w:pStyle w:val="Prrafodelista"/>
        <w:numPr>
          <w:ilvl w:val="0"/>
          <w:numId w:val="2"/>
        </w:numPr>
        <w:rPr>
          <w:sz w:val="20"/>
          <w:szCs w:val="20"/>
        </w:rPr>
      </w:pPr>
      <w:r w:rsidRPr="00780865">
        <w:rPr>
          <w:sz w:val="20"/>
          <w:szCs w:val="20"/>
          <w:lang w:val="es-ES"/>
        </w:rPr>
        <w:t>Eliminar</w:t>
      </w:r>
      <w:r w:rsidRPr="006A74DB">
        <w:rPr>
          <w:sz w:val="20"/>
          <w:szCs w:val="20"/>
        </w:rPr>
        <w:t xml:space="preserve"> </w:t>
      </w:r>
      <w:r>
        <w:rPr>
          <w:sz w:val="20"/>
          <w:szCs w:val="20"/>
        </w:rPr>
        <w:t>“</w:t>
      </w:r>
      <w:r w:rsidRPr="006A74DB">
        <w:rPr>
          <w:sz w:val="20"/>
          <w:szCs w:val="20"/>
        </w:rPr>
        <w:t>Leasing</w:t>
      </w:r>
      <w:r>
        <w:rPr>
          <w:sz w:val="20"/>
          <w:szCs w:val="20"/>
        </w:rPr>
        <w:t>”.</w:t>
      </w:r>
    </w:p>
    <w:p w14:paraId="1043E95F" w14:textId="77777777" w:rsidR="002F2068" w:rsidRPr="006F2D3D" w:rsidRDefault="002F2068" w:rsidP="002F2068">
      <w:pPr>
        <w:pStyle w:val="Prrafodelista"/>
        <w:numPr>
          <w:ilvl w:val="0"/>
          <w:numId w:val="2"/>
        </w:numPr>
        <w:rPr>
          <w:sz w:val="20"/>
          <w:szCs w:val="20"/>
          <w:lang w:val="en-US"/>
        </w:rPr>
      </w:pPr>
      <w:r w:rsidRPr="006F2D3D">
        <w:rPr>
          <w:sz w:val="20"/>
          <w:szCs w:val="20"/>
          <w:lang w:val="en-US"/>
        </w:rPr>
        <w:t xml:space="preserve">Cambiar </w:t>
      </w:r>
      <w:r>
        <w:rPr>
          <w:sz w:val="20"/>
          <w:szCs w:val="20"/>
          <w:lang w:val="en-US"/>
        </w:rPr>
        <w:t>“</w:t>
      </w:r>
      <w:r w:rsidRPr="006F2D3D">
        <w:rPr>
          <w:sz w:val="20"/>
          <w:szCs w:val="20"/>
          <w:lang w:val="en-US"/>
        </w:rPr>
        <w:t>Counseling / Consulting</w:t>
      </w:r>
      <w:r>
        <w:rPr>
          <w:sz w:val="20"/>
          <w:szCs w:val="20"/>
          <w:lang w:val="en-US"/>
        </w:rPr>
        <w:t>”</w:t>
      </w:r>
      <w:r w:rsidRPr="006F2D3D">
        <w:rPr>
          <w:sz w:val="20"/>
          <w:szCs w:val="20"/>
          <w:lang w:val="en-US"/>
        </w:rPr>
        <w:t xml:space="preserve"> </w:t>
      </w:r>
      <w:proofErr w:type="spellStart"/>
      <w:r w:rsidRPr="006F2D3D">
        <w:rPr>
          <w:sz w:val="20"/>
          <w:szCs w:val="20"/>
          <w:lang w:val="en-US"/>
        </w:rPr>
        <w:t>por</w:t>
      </w:r>
      <w:proofErr w:type="spellEnd"/>
      <w:r w:rsidRPr="006F2D3D">
        <w:rPr>
          <w:sz w:val="20"/>
          <w:szCs w:val="20"/>
          <w:lang w:val="en-US"/>
        </w:rPr>
        <w:t xml:space="preserve"> </w:t>
      </w:r>
      <w:r>
        <w:rPr>
          <w:sz w:val="20"/>
          <w:szCs w:val="20"/>
          <w:lang w:val="en-US"/>
        </w:rPr>
        <w:t>“</w:t>
      </w:r>
      <w:r w:rsidRPr="006F2D3D">
        <w:rPr>
          <w:sz w:val="20"/>
          <w:szCs w:val="20"/>
          <w:lang w:val="en-US"/>
        </w:rPr>
        <w:t>Consulting services</w:t>
      </w:r>
      <w:r>
        <w:rPr>
          <w:sz w:val="20"/>
          <w:szCs w:val="20"/>
          <w:lang w:val="en-US"/>
        </w:rPr>
        <w:t>”.</w:t>
      </w:r>
    </w:p>
    <w:p w14:paraId="4FDEDF23" w14:textId="77777777" w:rsidR="002F2068" w:rsidRDefault="002F2068" w:rsidP="002F2068">
      <w:pPr>
        <w:pStyle w:val="Prrafodelista"/>
        <w:numPr>
          <w:ilvl w:val="0"/>
          <w:numId w:val="2"/>
        </w:numPr>
        <w:rPr>
          <w:sz w:val="20"/>
          <w:szCs w:val="20"/>
          <w:lang w:val="en-US"/>
        </w:rPr>
      </w:pPr>
      <w:r w:rsidRPr="006F2D3D">
        <w:rPr>
          <w:sz w:val="20"/>
          <w:szCs w:val="20"/>
          <w:lang w:val="en-US"/>
        </w:rPr>
        <w:t xml:space="preserve">Cambiar </w:t>
      </w:r>
      <w:r>
        <w:rPr>
          <w:sz w:val="20"/>
          <w:szCs w:val="20"/>
          <w:lang w:val="en-US"/>
        </w:rPr>
        <w:t>“</w:t>
      </w:r>
      <w:r w:rsidRPr="006F2D3D">
        <w:rPr>
          <w:sz w:val="20"/>
          <w:szCs w:val="20"/>
          <w:lang w:val="en-US"/>
        </w:rPr>
        <w:t>Provision of services</w:t>
      </w:r>
      <w:r>
        <w:rPr>
          <w:sz w:val="20"/>
          <w:szCs w:val="20"/>
          <w:lang w:val="en-US"/>
        </w:rPr>
        <w:t>”</w:t>
      </w:r>
      <w:r w:rsidRPr="006F2D3D">
        <w:rPr>
          <w:sz w:val="20"/>
          <w:szCs w:val="20"/>
          <w:lang w:val="en-US"/>
        </w:rPr>
        <w:t xml:space="preserve"> </w:t>
      </w:r>
      <w:r w:rsidRPr="00780865">
        <w:rPr>
          <w:sz w:val="20"/>
          <w:szCs w:val="20"/>
          <w:lang w:val="es-ES"/>
        </w:rPr>
        <w:t>por</w:t>
      </w:r>
      <w:r w:rsidRPr="006F2D3D">
        <w:rPr>
          <w:sz w:val="20"/>
          <w:szCs w:val="20"/>
          <w:lang w:val="en-US"/>
        </w:rPr>
        <w:t xml:space="preserve"> </w:t>
      </w:r>
      <w:r>
        <w:rPr>
          <w:sz w:val="20"/>
          <w:szCs w:val="20"/>
          <w:lang w:val="en-US"/>
        </w:rPr>
        <w:t>“</w:t>
      </w:r>
      <w:r w:rsidRPr="006F2D3D">
        <w:rPr>
          <w:sz w:val="20"/>
          <w:szCs w:val="20"/>
          <w:lang w:val="en-US"/>
        </w:rPr>
        <w:t>Other services</w:t>
      </w:r>
      <w:r>
        <w:rPr>
          <w:sz w:val="20"/>
          <w:szCs w:val="20"/>
          <w:lang w:val="en-US"/>
        </w:rPr>
        <w:t>”.</w:t>
      </w:r>
    </w:p>
    <w:p w14:paraId="4590DDF8" w14:textId="77777777" w:rsidR="002F2068" w:rsidRDefault="002F2068" w:rsidP="002F2068">
      <w:pPr>
        <w:pStyle w:val="Prrafodelista"/>
        <w:numPr>
          <w:ilvl w:val="0"/>
          <w:numId w:val="2"/>
        </w:numPr>
        <w:rPr>
          <w:sz w:val="20"/>
          <w:szCs w:val="20"/>
          <w:lang w:val="en-US"/>
        </w:rPr>
      </w:pPr>
      <w:r w:rsidRPr="002F2068">
        <w:rPr>
          <w:sz w:val="20"/>
          <w:szCs w:val="20"/>
          <w:lang w:val="en-US"/>
        </w:rPr>
        <w:t xml:space="preserve">Cambiar “Others” </w:t>
      </w:r>
      <w:r w:rsidRPr="00780865">
        <w:rPr>
          <w:sz w:val="20"/>
          <w:szCs w:val="20"/>
          <w:lang w:val="es-ES"/>
        </w:rPr>
        <w:t>por</w:t>
      </w:r>
      <w:r w:rsidRPr="002F2068">
        <w:rPr>
          <w:sz w:val="20"/>
          <w:szCs w:val="20"/>
          <w:lang w:val="en-US"/>
        </w:rPr>
        <w:t xml:space="preserve"> “Other transactions”.</w:t>
      </w:r>
    </w:p>
    <w:p w14:paraId="4FE02968" w14:textId="592758BF" w:rsidR="002F2068" w:rsidRPr="002F2068" w:rsidRDefault="002F2068" w:rsidP="002F2068">
      <w:pPr>
        <w:pStyle w:val="Prrafodelista"/>
        <w:numPr>
          <w:ilvl w:val="0"/>
          <w:numId w:val="2"/>
        </w:numPr>
        <w:rPr>
          <w:sz w:val="20"/>
          <w:szCs w:val="20"/>
          <w:lang w:val="en-US"/>
        </w:rPr>
      </w:pPr>
      <w:r w:rsidRPr="006F2D3D">
        <w:rPr>
          <w:sz w:val="20"/>
          <w:szCs w:val="20"/>
          <w:lang w:val="en-US"/>
        </w:rPr>
        <w:t xml:space="preserve">Cambiar </w:t>
      </w:r>
      <w:r>
        <w:rPr>
          <w:sz w:val="20"/>
          <w:szCs w:val="20"/>
          <w:lang w:val="en-US"/>
        </w:rPr>
        <w:t>“</w:t>
      </w:r>
      <w:r w:rsidRPr="006F2D3D">
        <w:rPr>
          <w:sz w:val="20"/>
          <w:szCs w:val="20"/>
          <w:lang w:val="en-US"/>
        </w:rPr>
        <w:t>Description of the operation</w:t>
      </w:r>
      <w:r>
        <w:rPr>
          <w:sz w:val="20"/>
          <w:szCs w:val="20"/>
          <w:lang w:val="en-US"/>
        </w:rPr>
        <w:t>”</w:t>
      </w:r>
      <w:r w:rsidRPr="006F2D3D">
        <w:rPr>
          <w:sz w:val="20"/>
          <w:szCs w:val="20"/>
          <w:lang w:val="en-US"/>
        </w:rPr>
        <w:t xml:space="preserve"> </w:t>
      </w:r>
      <w:r w:rsidRPr="00780865">
        <w:rPr>
          <w:sz w:val="20"/>
          <w:szCs w:val="20"/>
          <w:lang w:val="es-ES"/>
        </w:rPr>
        <w:t>por</w:t>
      </w:r>
      <w:r w:rsidRPr="006F2D3D">
        <w:rPr>
          <w:sz w:val="20"/>
          <w:szCs w:val="20"/>
          <w:lang w:val="en-US"/>
        </w:rPr>
        <w:t xml:space="preserve"> </w:t>
      </w:r>
      <w:r>
        <w:rPr>
          <w:sz w:val="20"/>
          <w:szCs w:val="20"/>
          <w:lang w:val="en-US"/>
        </w:rPr>
        <w:t>“</w:t>
      </w:r>
      <w:r w:rsidRPr="006F2D3D">
        <w:rPr>
          <w:sz w:val="20"/>
          <w:szCs w:val="20"/>
          <w:lang w:val="en-US"/>
        </w:rPr>
        <w:t>Description of the transaction</w:t>
      </w:r>
      <w:r>
        <w:rPr>
          <w:sz w:val="20"/>
          <w:szCs w:val="20"/>
          <w:lang w:val="en-US"/>
        </w:rPr>
        <w:t>”.</w:t>
      </w:r>
    </w:p>
    <w:p w14:paraId="527A6823" w14:textId="3423340E" w:rsidR="00BB5E65" w:rsidRDefault="005F5133" w:rsidP="002F2068">
      <w:pPr>
        <w:rPr>
          <w:sz w:val="20"/>
          <w:szCs w:val="20"/>
          <w:lang w:val="en-US"/>
        </w:rPr>
      </w:pPr>
      <w:r w:rsidRPr="00603D9A">
        <w:rPr>
          <w:noProof/>
        </w:rPr>
        <w:drawing>
          <wp:inline distT="0" distB="0" distL="0" distR="0" wp14:anchorId="2521D7F0" wp14:editId="4CF10EDA">
            <wp:extent cx="6645910" cy="2336800"/>
            <wp:effectExtent l="0" t="0" r="2540" b="6350"/>
            <wp:docPr id="1194762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62998" name=""/>
                    <pic:cNvPicPr/>
                  </pic:nvPicPr>
                  <pic:blipFill>
                    <a:blip r:embed="rId16"/>
                    <a:stretch>
                      <a:fillRect/>
                    </a:stretch>
                  </pic:blipFill>
                  <pic:spPr>
                    <a:xfrm>
                      <a:off x="0" y="0"/>
                      <a:ext cx="6645910" cy="2336800"/>
                    </a:xfrm>
                    <a:prstGeom prst="rect">
                      <a:avLst/>
                    </a:prstGeom>
                  </pic:spPr>
                </pic:pic>
              </a:graphicData>
            </a:graphic>
          </wp:inline>
        </w:drawing>
      </w:r>
    </w:p>
    <w:p w14:paraId="74ABE810" w14:textId="184FFBEF" w:rsidR="003F1E22" w:rsidRPr="00963FDA" w:rsidDel="00AF12CA" w:rsidRDefault="003F1E22" w:rsidP="003F1E22">
      <w:pPr>
        <w:ind w:firstLine="708"/>
        <w:rPr>
          <w:del w:id="173" w:author="Sebastian Alonso Carlos" w:date="2026-05-14T17:50:00Z" w16du:dateUtc="2026-05-14T15:50:00Z"/>
          <w:sz w:val="20"/>
          <w:szCs w:val="20"/>
          <w:lang w:val="en-US"/>
        </w:rPr>
      </w:pPr>
      <w:del w:id="174" w:author="Sebastian Alonso Carlos" w:date="2026-05-14T17:50:00Z" w16du:dateUtc="2026-05-14T15:50:00Z">
        <w:r w:rsidRPr="00963FDA" w:rsidDel="00AF12CA">
          <w:rPr>
            <w:sz w:val="20"/>
            <w:szCs w:val="20"/>
            <w:lang w:val="en-US"/>
          </w:rPr>
          <w:delText xml:space="preserve">Ventana </w:delText>
        </w:r>
        <w:r w:rsidRPr="00780865" w:rsidDel="00AF12CA">
          <w:rPr>
            <w:sz w:val="20"/>
            <w:szCs w:val="20"/>
            <w:lang w:val="es-ES"/>
          </w:rPr>
          <w:delText>emergente</w:delText>
        </w:r>
        <w:r w:rsidRPr="00963FDA" w:rsidDel="00AF12CA">
          <w:rPr>
            <w:sz w:val="20"/>
            <w:szCs w:val="20"/>
            <w:lang w:val="en-US"/>
          </w:rPr>
          <w:delText xml:space="preserve"> </w:delText>
        </w:r>
      </w:del>
    </w:p>
    <w:p w14:paraId="01F29D3C" w14:textId="18AD542A" w:rsidR="003F1E22" w:rsidRPr="00963FDA" w:rsidDel="00AF12CA" w:rsidRDefault="003F1E22" w:rsidP="003F1E22">
      <w:pPr>
        <w:ind w:left="709"/>
        <w:rPr>
          <w:del w:id="175" w:author="Sebastian Alonso Carlos" w:date="2026-05-14T17:50:00Z" w16du:dateUtc="2026-05-14T15:50:00Z"/>
          <w:color w:val="156082" w:themeColor="accent1"/>
          <w:sz w:val="20"/>
          <w:szCs w:val="20"/>
          <w:lang w:val="en-US"/>
        </w:rPr>
      </w:pPr>
      <w:del w:id="176" w:author="Sebastian Alonso Carlos" w:date="2026-05-14T17:50:00Z" w16du:dateUtc="2026-05-14T15:50:00Z">
        <w:r w:rsidRPr="00963FDA" w:rsidDel="00AF12CA">
          <w:rPr>
            <w:color w:val="156082" w:themeColor="accent1"/>
            <w:sz w:val="20"/>
            <w:szCs w:val="20"/>
            <w:lang w:val="en-US"/>
          </w:rPr>
          <w:delText>“Please state any actual or potential direct or indirect conflicts of interest that you or any of your related parties may have with Banco Santander, S.A.</w:delText>
        </w:r>
      </w:del>
    </w:p>
    <w:p w14:paraId="5386BE2B" w14:textId="459EFAD0" w:rsidR="003F1E22" w:rsidRPr="00963FDA" w:rsidDel="00AF12CA" w:rsidRDefault="003F1E22" w:rsidP="003F1E22">
      <w:pPr>
        <w:ind w:left="709"/>
        <w:rPr>
          <w:del w:id="177" w:author="Sebastian Alonso Carlos" w:date="2026-05-14T17:50:00Z" w16du:dateUtc="2026-05-14T15:50:00Z"/>
          <w:color w:val="156082" w:themeColor="accent1"/>
          <w:sz w:val="20"/>
          <w:szCs w:val="20"/>
          <w:lang w:val="en-US"/>
        </w:rPr>
      </w:pPr>
      <w:del w:id="178" w:author="Sebastian Alonso Carlos" w:date="2026-05-14T17:50:00Z" w16du:dateUtc="2026-05-14T15:50:00Z">
        <w:r w:rsidRPr="00963FDA" w:rsidDel="00AF12CA">
          <w:rPr>
            <w:color w:val="156082" w:themeColor="accent1"/>
            <w:sz w:val="20"/>
            <w:szCs w:val="20"/>
            <w:lang w:val="en-US"/>
          </w:rPr>
          <w:delText>If you do not have any conflict of interest, select ‘Correct’. Otherwise, select ‘Not correct’ and briefly describe it in the relevant section.”</w:delText>
        </w:r>
      </w:del>
    </w:p>
    <w:p w14:paraId="74798338" w14:textId="7F08E4E3" w:rsidR="003F1E22" w:rsidRPr="002F2068" w:rsidDel="00AF12CA" w:rsidRDefault="003F1E22" w:rsidP="002F2068">
      <w:pPr>
        <w:rPr>
          <w:del w:id="179" w:author="Sebastian Alonso Carlos" w:date="2026-05-14T17:50:00Z" w16du:dateUtc="2026-05-14T15:50:00Z"/>
          <w:sz w:val="20"/>
          <w:szCs w:val="20"/>
          <w:highlight w:val="yellow"/>
          <w:lang w:val="en-US"/>
        </w:rPr>
      </w:pPr>
    </w:p>
    <w:p w14:paraId="60180158" w14:textId="41204F99" w:rsidR="002F2068" w:rsidRPr="008D088F" w:rsidRDefault="002F2068" w:rsidP="003F1E22">
      <w:pPr>
        <w:ind w:left="426"/>
        <w:rPr>
          <w:sz w:val="20"/>
          <w:szCs w:val="20"/>
          <w:lang w:val="es-ES"/>
        </w:rPr>
      </w:pPr>
      <w:del w:id="180" w:author="Sebastian Alonso Carlos" w:date="2026-05-14T17:50:00Z" w16du:dateUtc="2026-05-14T15:50:00Z">
        <w:r w:rsidRPr="008D088F" w:rsidDel="00AF12CA">
          <w:rPr>
            <w:sz w:val="20"/>
            <w:szCs w:val="20"/>
            <w:highlight w:val="yellow"/>
            <w:lang w:val="es-ES"/>
          </w:rPr>
          <w:delText xml:space="preserve">Consultar con Cumplimiento si </w:delText>
        </w:r>
        <w:r w:rsidR="003F1E22" w:rsidDel="00AF12CA">
          <w:rPr>
            <w:sz w:val="20"/>
            <w:szCs w:val="20"/>
            <w:highlight w:val="yellow"/>
            <w:lang w:val="es-ES"/>
          </w:rPr>
          <w:delText xml:space="preserve">podemos homogeneizar el texto con el de los consejeros, como sugerimos. Y también si </w:delText>
        </w:r>
        <w:r w:rsidRPr="008D088F" w:rsidDel="00AF12CA">
          <w:rPr>
            <w:sz w:val="20"/>
            <w:szCs w:val="20"/>
            <w:highlight w:val="yellow"/>
            <w:lang w:val="es-ES"/>
          </w:rPr>
          <w:delText>esto ya se pregunta en Marco</w:delText>
        </w:r>
        <w:r w:rsidR="00BA2484" w:rsidRPr="008D088F" w:rsidDel="00AF12CA">
          <w:rPr>
            <w:sz w:val="20"/>
            <w:szCs w:val="20"/>
            <w:highlight w:val="yellow"/>
            <w:lang w:val="es-ES"/>
          </w:rPr>
          <w:delText xml:space="preserve"> para valorar </w:delText>
        </w:r>
        <w:r w:rsidR="00BA2484" w:rsidRPr="00780865" w:rsidDel="00AF12CA">
          <w:rPr>
            <w:sz w:val="20"/>
            <w:szCs w:val="20"/>
            <w:highlight w:val="yellow"/>
            <w:lang w:val="es-ES"/>
          </w:rPr>
          <w:delText>elimiarlo</w:delText>
        </w:r>
        <w:r w:rsidR="00BA2484" w:rsidRPr="008D088F" w:rsidDel="00AF12CA">
          <w:rPr>
            <w:sz w:val="20"/>
            <w:szCs w:val="20"/>
            <w:highlight w:val="yellow"/>
            <w:lang w:val="es-ES"/>
          </w:rPr>
          <w:delText xml:space="preserve"> de la </w:delText>
        </w:r>
        <w:r w:rsidR="00BA2484" w:rsidRPr="00780865" w:rsidDel="00AF12CA">
          <w:rPr>
            <w:sz w:val="20"/>
            <w:szCs w:val="20"/>
            <w:highlight w:val="yellow"/>
            <w:lang w:val="es-ES"/>
          </w:rPr>
          <w:delText>herramineta</w:delText>
        </w:r>
        <w:r w:rsidR="00BA2484" w:rsidRPr="008D088F" w:rsidDel="00AF12CA">
          <w:rPr>
            <w:sz w:val="20"/>
            <w:szCs w:val="20"/>
            <w:highlight w:val="yellow"/>
            <w:lang w:val="es-ES"/>
          </w:rPr>
          <w:delText>.</w:delText>
        </w:r>
      </w:del>
      <w:proofErr w:type="spellStart"/>
      <w:ins w:id="181" w:author="Sebastian Alonso Carlos" w:date="2026-05-14T17:50:00Z" w16du:dateUtc="2026-05-14T15:50:00Z">
        <w:r w:rsidR="00AF12CA">
          <w:rPr>
            <w:sz w:val="20"/>
            <w:szCs w:val="20"/>
            <w:lang w:val="en-US"/>
          </w:rPr>
          <w:t>Elimiar</w:t>
        </w:r>
        <w:proofErr w:type="spellEnd"/>
        <w:r w:rsidR="00AF12CA">
          <w:rPr>
            <w:sz w:val="20"/>
            <w:szCs w:val="20"/>
            <w:lang w:val="en-US"/>
          </w:rPr>
          <w:t xml:space="preserve"> </w:t>
        </w:r>
        <w:proofErr w:type="spellStart"/>
        <w:r w:rsidR="00AF12CA">
          <w:rPr>
            <w:sz w:val="20"/>
            <w:szCs w:val="20"/>
            <w:lang w:val="en-US"/>
          </w:rPr>
          <w:t>el</w:t>
        </w:r>
        <w:proofErr w:type="spellEnd"/>
        <w:r w:rsidR="00AF12CA">
          <w:rPr>
            <w:sz w:val="20"/>
            <w:szCs w:val="20"/>
            <w:lang w:val="en-US"/>
          </w:rPr>
          <w:t xml:space="preserve"> </w:t>
        </w:r>
        <w:proofErr w:type="spellStart"/>
        <w:r w:rsidR="00AF12CA">
          <w:rPr>
            <w:sz w:val="20"/>
            <w:szCs w:val="20"/>
            <w:lang w:val="en-US"/>
          </w:rPr>
          <w:t>apartado</w:t>
        </w:r>
        <w:proofErr w:type="spellEnd"/>
        <w:r w:rsidR="00AF12CA">
          <w:rPr>
            <w:sz w:val="20"/>
            <w:szCs w:val="20"/>
            <w:lang w:val="en-US"/>
          </w:rPr>
          <w:t xml:space="preserve"> de conflicts intere</w:t>
        </w:r>
      </w:ins>
      <w:ins w:id="182" w:author="Sebastian Alonso Carlos" w:date="2026-05-14T17:51:00Z" w16du:dateUtc="2026-05-14T15:51:00Z">
        <w:r w:rsidR="00AF12CA">
          <w:rPr>
            <w:sz w:val="20"/>
            <w:szCs w:val="20"/>
            <w:lang w:val="en-US"/>
          </w:rPr>
          <w:t>st</w:t>
        </w:r>
      </w:ins>
    </w:p>
    <w:p w14:paraId="304E0567" w14:textId="77777777" w:rsidR="002F2068" w:rsidRPr="008D088F" w:rsidRDefault="002F2068" w:rsidP="002F2068">
      <w:pPr>
        <w:rPr>
          <w:sz w:val="20"/>
          <w:szCs w:val="20"/>
          <w:lang w:val="es-ES"/>
        </w:rPr>
      </w:pPr>
    </w:p>
    <w:p w14:paraId="4AA69E74" w14:textId="4A8F3CAD" w:rsidR="00BB5E65" w:rsidRDefault="005F5133" w:rsidP="00BB5E65">
      <w:pPr>
        <w:jc w:val="center"/>
        <w:rPr>
          <w:b/>
          <w:bCs/>
          <w:sz w:val="32"/>
          <w:szCs w:val="32"/>
        </w:rPr>
      </w:pPr>
      <w:r w:rsidRPr="00603D9A">
        <w:rPr>
          <w:b/>
          <w:bCs/>
          <w:noProof/>
          <w:sz w:val="32"/>
          <w:szCs w:val="32"/>
        </w:rPr>
        <w:drawing>
          <wp:inline distT="0" distB="0" distL="0" distR="0" wp14:anchorId="741797C7" wp14:editId="48F579B2">
            <wp:extent cx="6206447" cy="2044700"/>
            <wp:effectExtent l="0" t="0" r="4445" b="0"/>
            <wp:docPr id="623612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2814" name=""/>
                    <pic:cNvPicPr/>
                  </pic:nvPicPr>
                  <pic:blipFill>
                    <a:blip r:embed="rId17"/>
                    <a:stretch>
                      <a:fillRect/>
                    </a:stretch>
                  </pic:blipFill>
                  <pic:spPr>
                    <a:xfrm>
                      <a:off x="0" y="0"/>
                      <a:ext cx="6213281" cy="2046951"/>
                    </a:xfrm>
                    <a:prstGeom prst="rect">
                      <a:avLst/>
                    </a:prstGeom>
                  </pic:spPr>
                </pic:pic>
              </a:graphicData>
            </a:graphic>
          </wp:inline>
        </w:drawing>
      </w:r>
    </w:p>
    <w:p w14:paraId="34D394E8" w14:textId="77777777" w:rsidR="002F2068" w:rsidRDefault="002F2068" w:rsidP="002F2068">
      <w:pPr>
        <w:ind w:firstLine="708"/>
        <w:rPr>
          <w:sz w:val="20"/>
          <w:szCs w:val="20"/>
        </w:rPr>
      </w:pPr>
      <w:r>
        <w:rPr>
          <w:sz w:val="20"/>
          <w:szCs w:val="20"/>
        </w:rPr>
        <w:lastRenderedPageBreak/>
        <w:t>V</w:t>
      </w:r>
      <w:r w:rsidRPr="0074771F">
        <w:rPr>
          <w:sz w:val="20"/>
          <w:szCs w:val="20"/>
        </w:rPr>
        <w:t xml:space="preserve">entana </w:t>
      </w:r>
      <w:r w:rsidRPr="00780865">
        <w:rPr>
          <w:sz w:val="20"/>
          <w:szCs w:val="20"/>
          <w:lang w:val="es-ES"/>
        </w:rPr>
        <w:t>emergente</w:t>
      </w:r>
      <w:r w:rsidRPr="0074771F">
        <w:rPr>
          <w:sz w:val="20"/>
          <w:szCs w:val="20"/>
        </w:rPr>
        <w:t>:</w:t>
      </w:r>
    </w:p>
    <w:p w14:paraId="6A847C36" w14:textId="0FAB2C6A" w:rsidR="002F2068" w:rsidRPr="002F2068" w:rsidRDefault="002F2068" w:rsidP="002F2068">
      <w:pPr>
        <w:ind w:left="708"/>
        <w:rPr>
          <w:sz w:val="20"/>
          <w:szCs w:val="20"/>
        </w:rPr>
      </w:pPr>
      <w:r w:rsidRPr="00A90195">
        <w:rPr>
          <w:sz w:val="20"/>
          <w:szCs w:val="20"/>
          <w:lang w:val="en-US"/>
        </w:rPr>
        <w:t>Ca</w:t>
      </w:r>
      <w:r>
        <w:rPr>
          <w:sz w:val="20"/>
          <w:szCs w:val="20"/>
          <w:lang w:val="en-US"/>
        </w:rPr>
        <w:t xml:space="preserve">mbiar </w:t>
      </w:r>
      <w:r w:rsidRPr="00780865">
        <w:rPr>
          <w:sz w:val="20"/>
          <w:szCs w:val="20"/>
          <w:lang w:val="es-ES"/>
        </w:rPr>
        <w:t>el</w:t>
      </w:r>
      <w:r>
        <w:rPr>
          <w:sz w:val="20"/>
          <w:szCs w:val="20"/>
          <w:lang w:val="en-US"/>
        </w:rPr>
        <w:t xml:space="preserve"> </w:t>
      </w:r>
      <w:r w:rsidRPr="00780865">
        <w:rPr>
          <w:sz w:val="20"/>
          <w:szCs w:val="20"/>
          <w:lang w:val="es-ES"/>
        </w:rPr>
        <w:t>texto</w:t>
      </w:r>
      <w:r>
        <w:rPr>
          <w:sz w:val="20"/>
          <w:szCs w:val="20"/>
          <w:lang w:val="en-US"/>
        </w:rPr>
        <w:t xml:space="preserve"> </w:t>
      </w:r>
      <w:r w:rsidRPr="00780865">
        <w:rPr>
          <w:sz w:val="20"/>
          <w:szCs w:val="20"/>
          <w:lang w:val="es-ES"/>
        </w:rPr>
        <w:t>por</w:t>
      </w:r>
      <w:r>
        <w:rPr>
          <w:sz w:val="20"/>
          <w:szCs w:val="20"/>
          <w:lang w:val="en-US"/>
        </w:rPr>
        <w:t>: “</w:t>
      </w:r>
      <w:r w:rsidRPr="00A90195">
        <w:rPr>
          <w:sz w:val="20"/>
          <w:szCs w:val="20"/>
          <w:lang w:val="en-US"/>
        </w:rPr>
        <w:t>Please provide details of any positions you hold in non-profit entities or organizations, including, but not limited to, foundations, associations, and non-governmental organizations (NGOs).”</w:t>
      </w:r>
    </w:p>
    <w:p w14:paraId="6E90C006" w14:textId="36613AC6" w:rsidR="00BB5E65" w:rsidRDefault="005F5133" w:rsidP="00BB5E65">
      <w:pPr>
        <w:jc w:val="center"/>
        <w:rPr>
          <w:b/>
          <w:bCs/>
          <w:sz w:val="32"/>
          <w:szCs w:val="32"/>
        </w:rPr>
      </w:pPr>
      <w:r w:rsidRPr="00603D9A">
        <w:rPr>
          <w:b/>
          <w:bCs/>
          <w:noProof/>
          <w:sz w:val="32"/>
          <w:szCs w:val="32"/>
        </w:rPr>
        <w:drawing>
          <wp:inline distT="0" distB="0" distL="0" distR="0" wp14:anchorId="4B188DF4" wp14:editId="413FA87B">
            <wp:extent cx="6099810" cy="2183832"/>
            <wp:effectExtent l="0" t="0" r="0" b="6985"/>
            <wp:docPr id="1852509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509836" name=""/>
                    <pic:cNvPicPr/>
                  </pic:nvPicPr>
                  <pic:blipFill>
                    <a:blip r:embed="rId18"/>
                    <a:stretch>
                      <a:fillRect/>
                    </a:stretch>
                  </pic:blipFill>
                  <pic:spPr>
                    <a:xfrm>
                      <a:off x="0" y="0"/>
                      <a:ext cx="6105031" cy="2185701"/>
                    </a:xfrm>
                    <a:prstGeom prst="rect">
                      <a:avLst/>
                    </a:prstGeom>
                  </pic:spPr>
                </pic:pic>
              </a:graphicData>
            </a:graphic>
          </wp:inline>
        </w:drawing>
      </w:r>
    </w:p>
    <w:p w14:paraId="1B0FA7A2" w14:textId="77777777" w:rsidR="002F2068" w:rsidRPr="0074771F" w:rsidRDefault="002F2068" w:rsidP="002F2068">
      <w:pPr>
        <w:ind w:firstLine="708"/>
        <w:rPr>
          <w:sz w:val="20"/>
          <w:szCs w:val="20"/>
        </w:rPr>
      </w:pPr>
      <w:r>
        <w:rPr>
          <w:sz w:val="20"/>
          <w:szCs w:val="20"/>
        </w:rPr>
        <w:t>P</w:t>
      </w:r>
      <w:r w:rsidRPr="0074771F">
        <w:rPr>
          <w:sz w:val="20"/>
          <w:szCs w:val="20"/>
        </w:rPr>
        <w:t>antalla:</w:t>
      </w:r>
    </w:p>
    <w:p w14:paraId="3F4D7F0B" w14:textId="429EB523" w:rsidR="002F2068" w:rsidRPr="00603D9A" w:rsidRDefault="002F2068" w:rsidP="002F2068">
      <w:pPr>
        <w:jc w:val="center"/>
        <w:rPr>
          <w:b/>
          <w:bCs/>
          <w:sz w:val="32"/>
          <w:szCs w:val="32"/>
        </w:rPr>
      </w:pPr>
      <w:r w:rsidRPr="00A90195">
        <w:rPr>
          <w:sz w:val="20"/>
          <w:szCs w:val="20"/>
          <w:lang w:val="en-US"/>
        </w:rPr>
        <w:t>Ca</w:t>
      </w:r>
      <w:r>
        <w:rPr>
          <w:sz w:val="20"/>
          <w:szCs w:val="20"/>
          <w:lang w:val="en-US"/>
        </w:rPr>
        <w:t xml:space="preserve">mbiar </w:t>
      </w:r>
      <w:r w:rsidRPr="00780865">
        <w:rPr>
          <w:sz w:val="20"/>
          <w:szCs w:val="20"/>
          <w:lang w:val="es-ES"/>
        </w:rPr>
        <w:t>el texto por</w:t>
      </w:r>
      <w:r>
        <w:rPr>
          <w:sz w:val="20"/>
          <w:szCs w:val="20"/>
          <w:lang w:val="en-US"/>
        </w:rPr>
        <w:t>: “</w:t>
      </w:r>
      <w:r w:rsidRPr="00A90195">
        <w:rPr>
          <w:sz w:val="20"/>
          <w:szCs w:val="20"/>
          <w:lang w:val="en-US"/>
        </w:rPr>
        <w:t>If you wish to add any comments regarding the questionnaire, you may do so here:</w:t>
      </w:r>
      <w:r>
        <w:rPr>
          <w:sz w:val="20"/>
          <w:szCs w:val="20"/>
          <w:lang w:val="en-US"/>
        </w:rPr>
        <w:t>”</w:t>
      </w:r>
    </w:p>
    <w:p w14:paraId="612E92FD" w14:textId="13958338" w:rsidR="00BB5E65" w:rsidRDefault="005F5133" w:rsidP="00BB5E65">
      <w:pPr>
        <w:jc w:val="center"/>
        <w:rPr>
          <w:b/>
          <w:bCs/>
          <w:sz w:val="32"/>
          <w:szCs w:val="32"/>
        </w:rPr>
      </w:pPr>
      <w:r w:rsidRPr="00603D9A">
        <w:rPr>
          <w:b/>
          <w:bCs/>
          <w:noProof/>
          <w:sz w:val="32"/>
          <w:szCs w:val="32"/>
        </w:rPr>
        <w:drawing>
          <wp:inline distT="0" distB="0" distL="0" distR="0" wp14:anchorId="69D7A7D9" wp14:editId="5159DA18">
            <wp:extent cx="5921862" cy="2091267"/>
            <wp:effectExtent l="0" t="0" r="3175" b="4445"/>
            <wp:docPr id="734695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95976" name=""/>
                    <pic:cNvPicPr/>
                  </pic:nvPicPr>
                  <pic:blipFill>
                    <a:blip r:embed="rId19"/>
                    <a:stretch>
                      <a:fillRect/>
                    </a:stretch>
                  </pic:blipFill>
                  <pic:spPr>
                    <a:xfrm>
                      <a:off x="0" y="0"/>
                      <a:ext cx="5930817" cy="2094429"/>
                    </a:xfrm>
                    <a:prstGeom prst="rect">
                      <a:avLst/>
                    </a:prstGeom>
                  </pic:spPr>
                </pic:pic>
              </a:graphicData>
            </a:graphic>
          </wp:inline>
        </w:drawing>
      </w:r>
    </w:p>
    <w:p w14:paraId="1BE255D1" w14:textId="77777777" w:rsidR="002F2068" w:rsidRPr="00423A83" w:rsidRDefault="002F2068" w:rsidP="002F2068">
      <w:pPr>
        <w:ind w:left="567"/>
        <w:rPr>
          <w:b/>
          <w:bCs/>
          <w:sz w:val="20"/>
          <w:szCs w:val="20"/>
          <w:lang w:val="en-US"/>
        </w:rPr>
      </w:pPr>
      <w:r w:rsidRPr="00423A83">
        <w:rPr>
          <w:b/>
          <w:bCs/>
          <w:sz w:val="20"/>
          <w:szCs w:val="20"/>
          <w:lang w:val="en-US"/>
        </w:rPr>
        <w:t>PERSONAL DATA PROTECTION POLICY</w:t>
      </w:r>
    </w:p>
    <w:p w14:paraId="5503007A" w14:textId="77777777" w:rsidR="002F2068" w:rsidRPr="00423A83" w:rsidRDefault="002F2068" w:rsidP="002F2068">
      <w:pPr>
        <w:ind w:left="567"/>
        <w:rPr>
          <w:b/>
          <w:bCs/>
          <w:sz w:val="20"/>
          <w:szCs w:val="20"/>
          <w:lang w:val="en-US"/>
        </w:rPr>
      </w:pPr>
      <w:r w:rsidRPr="00423A83">
        <w:rPr>
          <w:b/>
          <w:bCs/>
          <w:sz w:val="20"/>
          <w:szCs w:val="20"/>
          <w:lang w:val="en-US"/>
        </w:rPr>
        <w:t>1.- Data controller</w:t>
      </w:r>
    </w:p>
    <w:p w14:paraId="6F362215" w14:textId="77777777" w:rsidR="002F2068" w:rsidRPr="00423A83" w:rsidRDefault="002F2068" w:rsidP="002F2068">
      <w:pPr>
        <w:ind w:left="567"/>
        <w:rPr>
          <w:sz w:val="20"/>
          <w:szCs w:val="20"/>
          <w:lang w:val="en-US"/>
        </w:rPr>
      </w:pPr>
      <w:r w:rsidRPr="00423A83">
        <w:rPr>
          <w:sz w:val="20"/>
          <w:szCs w:val="20"/>
          <w:lang w:val="en-US"/>
        </w:rPr>
        <w:t xml:space="preserve">Banco Santander, S.A., with registered office </w:t>
      </w:r>
      <w:r>
        <w:rPr>
          <w:sz w:val="20"/>
          <w:szCs w:val="20"/>
          <w:lang w:val="en-US"/>
        </w:rPr>
        <w:t>at</w:t>
      </w:r>
      <w:r w:rsidRPr="00423A83">
        <w:rPr>
          <w:sz w:val="20"/>
          <w:szCs w:val="20"/>
          <w:lang w:val="en-US"/>
        </w:rPr>
        <w:t xml:space="preserve"> Paseo de Pereda 9-12, </w:t>
      </w:r>
      <w:r>
        <w:rPr>
          <w:sz w:val="20"/>
          <w:szCs w:val="20"/>
          <w:lang w:val="en-US"/>
        </w:rPr>
        <w:t>Santander, Spain, tax identification number (</w:t>
      </w:r>
      <w:r w:rsidRPr="00423A83">
        <w:rPr>
          <w:sz w:val="20"/>
          <w:szCs w:val="20"/>
          <w:lang w:val="en-US"/>
        </w:rPr>
        <w:t>NIF</w:t>
      </w:r>
      <w:r>
        <w:rPr>
          <w:sz w:val="20"/>
          <w:szCs w:val="20"/>
          <w:lang w:val="en-US"/>
        </w:rPr>
        <w:t>)</w:t>
      </w:r>
      <w:r w:rsidRPr="00423A83">
        <w:rPr>
          <w:sz w:val="20"/>
          <w:szCs w:val="20"/>
          <w:lang w:val="en-US"/>
        </w:rPr>
        <w:t xml:space="preserve"> A-39000013</w:t>
      </w:r>
      <w:r>
        <w:rPr>
          <w:sz w:val="20"/>
          <w:szCs w:val="20"/>
          <w:lang w:val="en-US"/>
        </w:rPr>
        <w:t>,</w:t>
      </w:r>
      <w:r w:rsidRPr="00423A83">
        <w:rPr>
          <w:sz w:val="20"/>
          <w:szCs w:val="20"/>
          <w:lang w:val="en-US"/>
        </w:rPr>
        <w:t xml:space="preserve"> and e-mail address for th</w:t>
      </w:r>
      <w:r>
        <w:rPr>
          <w:sz w:val="20"/>
          <w:szCs w:val="20"/>
          <w:lang w:val="en-US"/>
        </w:rPr>
        <w:t>ese</w:t>
      </w:r>
      <w:r w:rsidRPr="00423A83">
        <w:rPr>
          <w:sz w:val="20"/>
          <w:szCs w:val="20"/>
          <w:lang w:val="en-US"/>
        </w:rPr>
        <w:t xml:space="preserve"> purpose</w:t>
      </w:r>
      <w:r>
        <w:rPr>
          <w:sz w:val="20"/>
          <w:szCs w:val="20"/>
          <w:lang w:val="en-US"/>
        </w:rPr>
        <w:t>s</w:t>
      </w:r>
      <w:r w:rsidRPr="00423A83">
        <w:rPr>
          <w:sz w:val="20"/>
          <w:szCs w:val="20"/>
          <w:lang w:val="en-US"/>
        </w:rPr>
        <w:t>: corporate-governance@gruposantander.com.</w:t>
      </w:r>
    </w:p>
    <w:p w14:paraId="0AC670B3" w14:textId="77777777" w:rsidR="002F2068" w:rsidRPr="00423A83" w:rsidRDefault="002F2068" w:rsidP="002F2068">
      <w:pPr>
        <w:ind w:left="567"/>
        <w:rPr>
          <w:sz w:val="20"/>
          <w:szCs w:val="20"/>
          <w:lang w:val="en-US"/>
        </w:rPr>
      </w:pPr>
      <w:r w:rsidRPr="00423A83">
        <w:rPr>
          <w:sz w:val="20"/>
          <w:szCs w:val="20"/>
          <w:lang w:val="en-US"/>
        </w:rPr>
        <w:t>Contact details of the Data Protection Officer: privacidad@gruposantander.es.</w:t>
      </w:r>
    </w:p>
    <w:p w14:paraId="79DE3A3F" w14:textId="77777777" w:rsidR="002F2068" w:rsidRPr="00423A83" w:rsidRDefault="002F2068" w:rsidP="002F2068">
      <w:pPr>
        <w:ind w:left="567"/>
        <w:rPr>
          <w:b/>
          <w:bCs/>
          <w:sz w:val="20"/>
          <w:szCs w:val="20"/>
          <w:lang w:val="en-US"/>
        </w:rPr>
      </w:pPr>
      <w:r w:rsidRPr="00423A83">
        <w:rPr>
          <w:b/>
          <w:bCs/>
          <w:sz w:val="20"/>
          <w:szCs w:val="20"/>
          <w:lang w:val="en-US"/>
        </w:rPr>
        <w:t>2.- Purpose of data processing</w:t>
      </w:r>
    </w:p>
    <w:p w14:paraId="5D6D7E11" w14:textId="77777777" w:rsidR="002F2068" w:rsidRPr="00423A83" w:rsidRDefault="002F2068" w:rsidP="002F2068">
      <w:pPr>
        <w:ind w:left="567"/>
        <w:rPr>
          <w:sz w:val="20"/>
          <w:szCs w:val="20"/>
          <w:lang w:val="en-US"/>
        </w:rPr>
      </w:pPr>
      <w:r w:rsidRPr="00423A83">
        <w:rPr>
          <w:sz w:val="20"/>
          <w:szCs w:val="20"/>
          <w:lang w:val="en-US"/>
        </w:rPr>
        <w:t>2.1.- Description of the purpose of data processing</w:t>
      </w:r>
    </w:p>
    <w:p w14:paraId="4C8A43B1" w14:textId="2FBB6F77" w:rsidR="002F2068" w:rsidRPr="00423A83" w:rsidRDefault="002F2068" w:rsidP="002F2068">
      <w:pPr>
        <w:ind w:left="567"/>
        <w:rPr>
          <w:sz w:val="20"/>
          <w:szCs w:val="20"/>
          <w:lang w:val="en-US"/>
        </w:rPr>
      </w:pPr>
      <w:r w:rsidRPr="00470A98">
        <w:rPr>
          <w:sz w:val="20"/>
          <w:szCs w:val="20"/>
          <w:lang w:val="en-US"/>
        </w:rPr>
        <w:t xml:space="preserve">Updated information on the related parties of members of </w:t>
      </w:r>
      <w:r w:rsidRPr="002F2068">
        <w:rPr>
          <w:sz w:val="20"/>
          <w:szCs w:val="20"/>
          <w:highlight w:val="cyan"/>
          <w:lang w:val="en-US"/>
        </w:rPr>
        <w:t>the senior management</w:t>
      </w:r>
      <w:r>
        <w:rPr>
          <w:sz w:val="20"/>
          <w:szCs w:val="20"/>
          <w:lang w:val="en-US"/>
        </w:rPr>
        <w:t xml:space="preserve"> </w:t>
      </w:r>
      <w:r w:rsidRPr="00423A83">
        <w:rPr>
          <w:sz w:val="20"/>
          <w:szCs w:val="20"/>
          <w:lang w:val="en-US"/>
        </w:rPr>
        <w:t xml:space="preserve">of Banco Santander, S.A. is </w:t>
      </w:r>
      <w:r>
        <w:rPr>
          <w:sz w:val="20"/>
          <w:szCs w:val="20"/>
          <w:lang w:val="en-US"/>
        </w:rPr>
        <w:t xml:space="preserve">required </w:t>
      </w:r>
      <w:r w:rsidRPr="00423A83">
        <w:rPr>
          <w:sz w:val="20"/>
          <w:szCs w:val="20"/>
          <w:lang w:val="en-US"/>
        </w:rPr>
        <w:t>for the following purposes:</w:t>
      </w:r>
    </w:p>
    <w:p w14:paraId="6F53BE41" w14:textId="77777777" w:rsidR="002F2068" w:rsidRDefault="002F2068" w:rsidP="002F206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ensure compliance with the governance framework applicable to related-party </w:t>
      </w:r>
      <w:proofErr w:type="gramStart"/>
      <w:r w:rsidRPr="00423A83">
        <w:rPr>
          <w:sz w:val="20"/>
          <w:szCs w:val="20"/>
          <w:lang w:val="en-US"/>
        </w:rPr>
        <w:t>transactions</w:t>
      </w:r>
      <w:r>
        <w:rPr>
          <w:sz w:val="20"/>
          <w:szCs w:val="20"/>
          <w:lang w:val="en-US"/>
        </w:rPr>
        <w:t>;</w:t>
      </w:r>
      <w:proofErr w:type="gramEnd"/>
    </w:p>
    <w:p w14:paraId="7AB6C576" w14:textId="77777777" w:rsidR="002F2068" w:rsidRPr="00423A83" w:rsidRDefault="002F2068" w:rsidP="002F206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w:t>
      </w:r>
      <w:r>
        <w:rPr>
          <w:sz w:val="20"/>
          <w:szCs w:val="20"/>
          <w:lang w:val="en-US"/>
        </w:rPr>
        <w:t xml:space="preserve">complete </w:t>
      </w:r>
      <w:r w:rsidRPr="00423A83">
        <w:rPr>
          <w:sz w:val="20"/>
          <w:szCs w:val="20"/>
          <w:lang w:val="en-US"/>
        </w:rPr>
        <w:t>the quantified information on related-party transactions t</w:t>
      </w:r>
      <w:r>
        <w:rPr>
          <w:sz w:val="20"/>
          <w:szCs w:val="20"/>
          <w:lang w:val="en-US"/>
        </w:rPr>
        <w:t>o</w:t>
      </w:r>
      <w:r w:rsidRPr="00423A83">
        <w:rPr>
          <w:sz w:val="20"/>
          <w:szCs w:val="20"/>
          <w:lang w:val="en-US"/>
        </w:rPr>
        <w:t xml:space="preserve"> be included in the annual </w:t>
      </w:r>
      <w:r>
        <w:rPr>
          <w:sz w:val="20"/>
          <w:szCs w:val="20"/>
          <w:lang w:val="en-US"/>
        </w:rPr>
        <w:t xml:space="preserve">financial statements </w:t>
      </w:r>
      <w:r w:rsidRPr="00423A83">
        <w:rPr>
          <w:sz w:val="20"/>
          <w:szCs w:val="20"/>
          <w:lang w:val="en-US"/>
        </w:rPr>
        <w:t>and periodic public financial</w:t>
      </w:r>
      <w:r>
        <w:rPr>
          <w:sz w:val="20"/>
          <w:szCs w:val="20"/>
          <w:lang w:val="en-US"/>
        </w:rPr>
        <w:t xml:space="preserve"> </w:t>
      </w:r>
      <w:proofErr w:type="gramStart"/>
      <w:r>
        <w:rPr>
          <w:sz w:val="20"/>
          <w:szCs w:val="20"/>
          <w:lang w:val="en-US"/>
        </w:rPr>
        <w:t>disclosures;</w:t>
      </w:r>
      <w:proofErr w:type="gramEnd"/>
    </w:p>
    <w:p w14:paraId="50C237D4" w14:textId="77777777" w:rsidR="002F2068" w:rsidRPr="00423A83" w:rsidRDefault="002F2068" w:rsidP="002F206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prepare the biannual report on related-party transactions to be </w:t>
      </w:r>
      <w:r>
        <w:rPr>
          <w:sz w:val="20"/>
          <w:szCs w:val="20"/>
          <w:lang w:val="en-US"/>
        </w:rPr>
        <w:t xml:space="preserve">submitted to </w:t>
      </w:r>
      <w:r w:rsidRPr="00423A83">
        <w:rPr>
          <w:sz w:val="20"/>
          <w:szCs w:val="20"/>
          <w:lang w:val="en-US"/>
        </w:rPr>
        <w:t xml:space="preserve">Banco de </w:t>
      </w:r>
      <w:proofErr w:type="gramStart"/>
      <w:r w:rsidRPr="00423A83">
        <w:rPr>
          <w:sz w:val="20"/>
          <w:szCs w:val="20"/>
          <w:lang w:val="en-US"/>
        </w:rPr>
        <w:t>España</w:t>
      </w:r>
      <w:r>
        <w:rPr>
          <w:sz w:val="20"/>
          <w:szCs w:val="20"/>
          <w:lang w:val="en-US"/>
        </w:rPr>
        <w:t>;</w:t>
      </w:r>
      <w:proofErr w:type="gramEnd"/>
    </w:p>
    <w:p w14:paraId="45E49283" w14:textId="77777777" w:rsidR="002F2068" w:rsidRDefault="002F2068" w:rsidP="002F206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process requests for financing </w:t>
      </w:r>
      <w:proofErr w:type="gramStart"/>
      <w:r w:rsidRPr="00423A83">
        <w:rPr>
          <w:sz w:val="20"/>
          <w:szCs w:val="20"/>
          <w:lang w:val="en-US"/>
        </w:rPr>
        <w:t>operations</w:t>
      </w:r>
      <w:r>
        <w:rPr>
          <w:sz w:val="20"/>
          <w:szCs w:val="20"/>
          <w:lang w:val="en-US"/>
        </w:rPr>
        <w:t>;</w:t>
      </w:r>
      <w:proofErr w:type="gramEnd"/>
    </w:p>
    <w:p w14:paraId="6CD584E7" w14:textId="77777777" w:rsidR="002F2068" w:rsidRPr="00423A83" w:rsidRDefault="002F2068" w:rsidP="002F2068">
      <w:pPr>
        <w:ind w:left="567"/>
        <w:rPr>
          <w:sz w:val="20"/>
          <w:szCs w:val="20"/>
          <w:lang w:val="en-US"/>
        </w:rPr>
      </w:pPr>
      <w:r w:rsidRPr="00423A83">
        <w:rPr>
          <w:sz w:val="20"/>
          <w:szCs w:val="20"/>
          <w:lang w:val="en-US"/>
        </w:rPr>
        <w:t xml:space="preserve">- </w:t>
      </w:r>
      <w:r>
        <w:rPr>
          <w:sz w:val="20"/>
          <w:szCs w:val="20"/>
          <w:lang w:val="en-US"/>
        </w:rPr>
        <w:t>t</w:t>
      </w:r>
      <w:r w:rsidRPr="00423A83">
        <w:rPr>
          <w:sz w:val="20"/>
          <w:szCs w:val="20"/>
          <w:lang w:val="en-US"/>
        </w:rPr>
        <w:t xml:space="preserve">o </w:t>
      </w:r>
      <w:r>
        <w:rPr>
          <w:sz w:val="20"/>
          <w:szCs w:val="20"/>
          <w:lang w:val="en-US"/>
        </w:rPr>
        <w:t xml:space="preserve">carry out </w:t>
      </w:r>
      <w:r w:rsidRPr="00423A83">
        <w:rPr>
          <w:sz w:val="20"/>
          <w:szCs w:val="20"/>
          <w:lang w:val="en-US"/>
        </w:rPr>
        <w:t>the annual suitability assessment</w:t>
      </w:r>
      <w:r>
        <w:rPr>
          <w:sz w:val="20"/>
          <w:szCs w:val="20"/>
          <w:lang w:val="en-US"/>
        </w:rPr>
        <w:t xml:space="preserve"> in accordance with applicable </w:t>
      </w:r>
      <w:proofErr w:type="gramStart"/>
      <w:r w:rsidRPr="00423A83">
        <w:rPr>
          <w:sz w:val="20"/>
          <w:szCs w:val="20"/>
          <w:lang w:val="en-US"/>
        </w:rPr>
        <w:t>regulation</w:t>
      </w:r>
      <w:r>
        <w:rPr>
          <w:sz w:val="20"/>
          <w:szCs w:val="20"/>
          <w:lang w:val="en-US"/>
        </w:rPr>
        <w:t>s;</w:t>
      </w:r>
      <w:proofErr w:type="gramEnd"/>
    </w:p>
    <w:p w14:paraId="56587F89" w14:textId="77777777" w:rsidR="002F2068" w:rsidRPr="00423A83" w:rsidRDefault="002F2068" w:rsidP="002F2068">
      <w:pPr>
        <w:ind w:left="567"/>
        <w:rPr>
          <w:sz w:val="20"/>
          <w:szCs w:val="20"/>
          <w:lang w:val="en-US"/>
        </w:rPr>
      </w:pPr>
      <w:r>
        <w:rPr>
          <w:sz w:val="20"/>
          <w:szCs w:val="20"/>
          <w:lang w:val="en-US"/>
        </w:rPr>
        <w:lastRenderedPageBreak/>
        <w:t>- t</w:t>
      </w:r>
      <w:r w:rsidRPr="00423A83">
        <w:rPr>
          <w:sz w:val="20"/>
          <w:szCs w:val="20"/>
          <w:lang w:val="en-US"/>
        </w:rPr>
        <w:t>o monitor compliance with Banco Santander</w:t>
      </w:r>
      <w:r>
        <w:rPr>
          <w:sz w:val="20"/>
          <w:szCs w:val="20"/>
          <w:lang w:val="en-US"/>
        </w:rPr>
        <w:t>’s</w:t>
      </w:r>
      <w:r w:rsidRPr="00423A83">
        <w:rPr>
          <w:sz w:val="20"/>
          <w:szCs w:val="20"/>
          <w:lang w:val="en-US"/>
        </w:rPr>
        <w:t xml:space="preserve"> Code of Conduct in Securities Markets by the individuals or entities subject to it</w:t>
      </w:r>
      <w:r>
        <w:rPr>
          <w:sz w:val="20"/>
          <w:szCs w:val="20"/>
          <w:lang w:val="en-US"/>
        </w:rPr>
        <w:t>; and</w:t>
      </w:r>
    </w:p>
    <w:p w14:paraId="7755B60D" w14:textId="1C21A115" w:rsidR="002F2068" w:rsidRPr="00603D9A" w:rsidRDefault="002F2068" w:rsidP="002F2068">
      <w:pPr>
        <w:ind w:left="567"/>
        <w:rPr>
          <w:b/>
          <w:bCs/>
          <w:sz w:val="32"/>
          <w:szCs w:val="32"/>
        </w:rPr>
      </w:pPr>
      <w:r w:rsidRPr="00423A83">
        <w:rPr>
          <w:sz w:val="20"/>
          <w:szCs w:val="20"/>
          <w:lang w:val="en-US"/>
        </w:rPr>
        <w:t xml:space="preserve">- </w:t>
      </w:r>
      <w:r>
        <w:rPr>
          <w:sz w:val="20"/>
          <w:szCs w:val="20"/>
          <w:lang w:val="en-US"/>
        </w:rPr>
        <w:t>t</w:t>
      </w:r>
      <w:r w:rsidRPr="00423A83">
        <w:rPr>
          <w:sz w:val="20"/>
          <w:szCs w:val="20"/>
          <w:lang w:val="en-US"/>
        </w:rPr>
        <w:t xml:space="preserve">o comply with any reporting requirements that </w:t>
      </w:r>
      <w:r>
        <w:rPr>
          <w:sz w:val="20"/>
          <w:szCs w:val="20"/>
          <w:lang w:val="en-US"/>
        </w:rPr>
        <w:t xml:space="preserve">may be requested by </w:t>
      </w:r>
      <w:r w:rsidRPr="00423A83">
        <w:rPr>
          <w:sz w:val="20"/>
          <w:szCs w:val="20"/>
          <w:lang w:val="en-US"/>
        </w:rPr>
        <w:t xml:space="preserve">the competent authorities from the Compliance </w:t>
      </w:r>
      <w:r>
        <w:rPr>
          <w:sz w:val="20"/>
          <w:szCs w:val="20"/>
          <w:lang w:val="en-US"/>
        </w:rPr>
        <w:t xml:space="preserve">function in relation to </w:t>
      </w:r>
      <w:r w:rsidRPr="00423A83">
        <w:rPr>
          <w:sz w:val="20"/>
          <w:szCs w:val="20"/>
          <w:lang w:val="en-US"/>
        </w:rPr>
        <w:t>inside information and insiders</w:t>
      </w:r>
      <w:r>
        <w:rPr>
          <w:sz w:val="20"/>
          <w:szCs w:val="20"/>
          <w:lang w:val="en-US"/>
        </w:rPr>
        <w:t>.</w:t>
      </w:r>
    </w:p>
    <w:p w14:paraId="000CA522" w14:textId="6F5245EB" w:rsidR="00200B31" w:rsidRDefault="005F5133" w:rsidP="00BB5E65">
      <w:pPr>
        <w:jc w:val="center"/>
        <w:rPr>
          <w:b/>
          <w:bCs/>
          <w:sz w:val="32"/>
          <w:szCs w:val="32"/>
        </w:rPr>
      </w:pPr>
      <w:r w:rsidRPr="00603D9A">
        <w:rPr>
          <w:b/>
          <w:bCs/>
          <w:noProof/>
          <w:sz w:val="32"/>
          <w:szCs w:val="32"/>
        </w:rPr>
        <w:drawing>
          <wp:inline distT="0" distB="0" distL="0" distR="0" wp14:anchorId="42512CDA" wp14:editId="2F14D64A">
            <wp:extent cx="6265729" cy="2379133"/>
            <wp:effectExtent l="0" t="0" r="1905" b="2540"/>
            <wp:docPr id="1799337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37056" name=""/>
                    <pic:cNvPicPr/>
                  </pic:nvPicPr>
                  <pic:blipFill>
                    <a:blip r:embed="rId20"/>
                    <a:stretch>
                      <a:fillRect/>
                    </a:stretch>
                  </pic:blipFill>
                  <pic:spPr>
                    <a:xfrm>
                      <a:off x="0" y="0"/>
                      <a:ext cx="6270165" cy="2380817"/>
                    </a:xfrm>
                    <a:prstGeom prst="rect">
                      <a:avLst/>
                    </a:prstGeom>
                  </pic:spPr>
                </pic:pic>
              </a:graphicData>
            </a:graphic>
          </wp:inline>
        </w:drawing>
      </w:r>
    </w:p>
    <w:p w14:paraId="2208D83A" w14:textId="77777777" w:rsidR="002F2068" w:rsidRPr="0033118D" w:rsidRDefault="002F2068" w:rsidP="002F2068">
      <w:pPr>
        <w:ind w:left="426"/>
        <w:rPr>
          <w:sz w:val="20"/>
          <w:szCs w:val="20"/>
          <w:lang w:val="en-US"/>
        </w:rPr>
      </w:pPr>
      <w:r w:rsidRPr="0033118D">
        <w:rPr>
          <w:sz w:val="20"/>
          <w:szCs w:val="20"/>
          <w:lang w:val="en-US"/>
        </w:rPr>
        <w:t xml:space="preserve">Unless </w:t>
      </w:r>
      <w:r>
        <w:rPr>
          <w:sz w:val="20"/>
          <w:szCs w:val="20"/>
          <w:lang w:val="en-US"/>
        </w:rPr>
        <w:t xml:space="preserve">otherwise indicated in </w:t>
      </w:r>
      <w:r w:rsidRPr="0033118D">
        <w:rPr>
          <w:sz w:val="20"/>
          <w:szCs w:val="20"/>
          <w:lang w:val="en-US"/>
        </w:rPr>
        <w:t xml:space="preserve">the questionnaire, </w:t>
      </w:r>
      <w:r>
        <w:rPr>
          <w:sz w:val="20"/>
          <w:szCs w:val="20"/>
          <w:lang w:val="en-US"/>
        </w:rPr>
        <w:t xml:space="preserve">the </w:t>
      </w:r>
      <w:r w:rsidRPr="0033118D">
        <w:rPr>
          <w:sz w:val="20"/>
          <w:szCs w:val="20"/>
          <w:lang w:val="en-US"/>
        </w:rPr>
        <w:t>requested information is mandatory and required to fulfil the purposes</w:t>
      </w:r>
      <w:r>
        <w:rPr>
          <w:sz w:val="20"/>
          <w:szCs w:val="20"/>
          <w:lang w:val="en-US"/>
        </w:rPr>
        <w:t xml:space="preserve"> described above</w:t>
      </w:r>
      <w:r w:rsidRPr="0033118D">
        <w:rPr>
          <w:sz w:val="20"/>
          <w:szCs w:val="20"/>
          <w:lang w:val="en-US"/>
        </w:rPr>
        <w:t>.</w:t>
      </w:r>
    </w:p>
    <w:p w14:paraId="485BF160" w14:textId="77777777" w:rsidR="002F2068" w:rsidRPr="0033118D" w:rsidRDefault="002F2068" w:rsidP="002F2068">
      <w:pPr>
        <w:ind w:left="426"/>
        <w:rPr>
          <w:sz w:val="20"/>
          <w:szCs w:val="20"/>
          <w:lang w:val="en-US"/>
        </w:rPr>
      </w:pPr>
      <w:r w:rsidRPr="0033118D">
        <w:rPr>
          <w:sz w:val="20"/>
          <w:szCs w:val="20"/>
          <w:lang w:val="en-US"/>
        </w:rPr>
        <w:t>The signatory hereby declares that the</w:t>
      </w:r>
      <w:r>
        <w:rPr>
          <w:sz w:val="20"/>
          <w:szCs w:val="20"/>
          <w:lang w:val="en-US"/>
        </w:rPr>
        <w:t xml:space="preserve"> information provided is true,</w:t>
      </w:r>
      <w:r w:rsidRPr="0033118D">
        <w:rPr>
          <w:sz w:val="20"/>
          <w:szCs w:val="20"/>
          <w:lang w:val="en-US"/>
        </w:rPr>
        <w:t xml:space="preserve"> </w:t>
      </w:r>
      <w:r>
        <w:rPr>
          <w:sz w:val="20"/>
          <w:szCs w:val="20"/>
          <w:lang w:val="en-US"/>
        </w:rPr>
        <w:t xml:space="preserve">accurate </w:t>
      </w:r>
      <w:r w:rsidRPr="0033118D">
        <w:rPr>
          <w:sz w:val="20"/>
          <w:szCs w:val="20"/>
          <w:lang w:val="en-US"/>
        </w:rPr>
        <w:t>and complete, and authorizes Banco Santander, S.A. to disclose or provide this information to supervisors</w:t>
      </w:r>
      <w:r>
        <w:rPr>
          <w:sz w:val="20"/>
          <w:szCs w:val="20"/>
          <w:lang w:val="en-US"/>
        </w:rPr>
        <w:t>,</w:t>
      </w:r>
      <w:r w:rsidRPr="0033118D">
        <w:rPr>
          <w:sz w:val="20"/>
          <w:szCs w:val="20"/>
          <w:lang w:val="en-US"/>
        </w:rPr>
        <w:t xml:space="preserve"> as required </w:t>
      </w:r>
      <w:r>
        <w:rPr>
          <w:sz w:val="20"/>
          <w:szCs w:val="20"/>
          <w:lang w:val="en-US"/>
        </w:rPr>
        <w:t>under applicable</w:t>
      </w:r>
      <w:r w:rsidRPr="0033118D">
        <w:rPr>
          <w:sz w:val="20"/>
          <w:szCs w:val="20"/>
          <w:lang w:val="en-US"/>
        </w:rPr>
        <w:t xml:space="preserve"> regulation</w:t>
      </w:r>
      <w:r>
        <w:rPr>
          <w:sz w:val="20"/>
          <w:szCs w:val="20"/>
          <w:lang w:val="en-US"/>
        </w:rPr>
        <w:t>s</w:t>
      </w:r>
      <w:r w:rsidRPr="0033118D">
        <w:rPr>
          <w:sz w:val="20"/>
          <w:szCs w:val="20"/>
          <w:lang w:val="en-US"/>
        </w:rPr>
        <w:t>.</w:t>
      </w:r>
    </w:p>
    <w:p w14:paraId="0A47D495" w14:textId="77777777" w:rsidR="002F2068" w:rsidRPr="0033118D" w:rsidRDefault="002F2068" w:rsidP="002F2068">
      <w:pPr>
        <w:ind w:left="426"/>
        <w:rPr>
          <w:sz w:val="20"/>
          <w:szCs w:val="20"/>
          <w:lang w:val="en-US"/>
        </w:rPr>
      </w:pPr>
      <w:r w:rsidRPr="0033118D">
        <w:rPr>
          <w:sz w:val="20"/>
          <w:szCs w:val="20"/>
          <w:lang w:val="en-US"/>
        </w:rPr>
        <w:t xml:space="preserve">2.2 </w:t>
      </w:r>
      <w:r>
        <w:rPr>
          <w:sz w:val="20"/>
          <w:szCs w:val="20"/>
          <w:lang w:val="en-US"/>
        </w:rPr>
        <w:t xml:space="preserve">Data retention periods </w:t>
      </w:r>
    </w:p>
    <w:p w14:paraId="00B31067" w14:textId="77777777" w:rsidR="002F2068" w:rsidRPr="0033118D" w:rsidRDefault="002F2068" w:rsidP="002F2068">
      <w:pPr>
        <w:ind w:left="426"/>
        <w:rPr>
          <w:sz w:val="20"/>
          <w:szCs w:val="20"/>
          <w:lang w:val="en-US"/>
        </w:rPr>
      </w:pPr>
      <w:r w:rsidRPr="0033118D">
        <w:rPr>
          <w:sz w:val="20"/>
          <w:szCs w:val="20"/>
          <w:lang w:val="en-US"/>
        </w:rPr>
        <w:t>Personal data shall be retained for as long as necessary to fulfil the purpose</w:t>
      </w:r>
      <w:r>
        <w:rPr>
          <w:sz w:val="20"/>
          <w:szCs w:val="20"/>
          <w:lang w:val="en-US"/>
        </w:rPr>
        <w:t>s</w:t>
      </w:r>
      <w:r w:rsidRPr="0033118D">
        <w:rPr>
          <w:sz w:val="20"/>
          <w:szCs w:val="20"/>
          <w:lang w:val="en-US"/>
        </w:rPr>
        <w:t xml:space="preserve"> for which they were collected and to determine any </w:t>
      </w:r>
      <w:r>
        <w:rPr>
          <w:sz w:val="20"/>
          <w:szCs w:val="20"/>
          <w:lang w:val="en-US"/>
        </w:rPr>
        <w:t xml:space="preserve">potential </w:t>
      </w:r>
      <w:r w:rsidRPr="0033118D">
        <w:rPr>
          <w:sz w:val="20"/>
          <w:szCs w:val="20"/>
          <w:lang w:val="en-US"/>
        </w:rPr>
        <w:t>liabilit</w:t>
      </w:r>
      <w:r>
        <w:rPr>
          <w:sz w:val="20"/>
          <w:szCs w:val="20"/>
          <w:lang w:val="en-US"/>
        </w:rPr>
        <w:t>ies</w:t>
      </w:r>
      <w:r w:rsidRPr="0033118D">
        <w:rPr>
          <w:sz w:val="20"/>
          <w:szCs w:val="20"/>
          <w:lang w:val="en-US"/>
        </w:rPr>
        <w:t xml:space="preserve"> </w:t>
      </w:r>
      <w:r>
        <w:rPr>
          <w:sz w:val="20"/>
          <w:szCs w:val="20"/>
          <w:lang w:val="en-US"/>
        </w:rPr>
        <w:t>arising therefrom</w:t>
      </w:r>
      <w:r w:rsidRPr="0033118D">
        <w:rPr>
          <w:sz w:val="20"/>
          <w:szCs w:val="20"/>
          <w:lang w:val="en-US"/>
        </w:rPr>
        <w:t>, in accordance with applicable regulation</w:t>
      </w:r>
      <w:r>
        <w:rPr>
          <w:sz w:val="20"/>
          <w:szCs w:val="20"/>
          <w:lang w:val="en-US"/>
        </w:rPr>
        <w:t>s</w:t>
      </w:r>
      <w:r w:rsidRPr="0033118D">
        <w:rPr>
          <w:sz w:val="20"/>
          <w:szCs w:val="20"/>
          <w:lang w:val="en-US"/>
        </w:rPr>
        <w:t>.</w:t>
      </w:r>
    </w:p>
    <w:p w14:paraId="708902B3" w14:textId="77777777" w:rsidR="002F2068" w:rsidRPr="0033118D" w:rsidRDefault="002F2068" w:rsidP="002F2068">
      <w:pPr>
        <w:ind w:left="426"/>
        <w:rPr>
          <w:sz w:val="20"/>
          <w:szCs w:val="20"/>
          <w:lang w:val="en-US"/>
        </w:rPr>
      </w:pPr>
      <w:r w:rsidRPr="0033118D">
        <w:rPr>
          <w:sz w:val="20"/>
          <w:szCs w:val="20"/>
          <w:lang w:val="en-US"/>
        </w:rPr>
        <w:t xml:space="preserve">Once </w:t>
      </w:r>
      <w:r>
        <w:rPr>
          <w:sz w:val="20"/>
          <w:szCs w:val="20"/>
          <w:lang w:val="en-US"/>
        </w:rPr>
        <w:t xml:space="preserve">the </w:t>
      </w:r>
      <w:r w:rsidRPr="0033118D">
        <w:rPr>
          <w:sz w:val="20"/>
          <w:szCs w:val="20"/>
          <w:lang w:val="en-US"/>
        </w:rPr>
        <w:t>data are no longer ne</w:t>
      </w:r>
      <w:r>
        <w:rPr>
          <w:sz w:val="20"/>
          <w:szCs w:val="20"/>
          <w:lang w:val="en-US"/>
        </w:rPr>
        <w:t>cessary for these purposes</w:t>
      </w:r>
      <w:r w:rsidRPr="0033118D">
        <w:rPr>
          <w:sz w:val="20"/>
          <w:szCs w:val="20"/>
          <w:lang w:val="en-US"/>
        </w:rPr>
        <w:t xml:space="preserve">, they will </w:t>
      </w:r>
      <w:r>
        <w:rPr>
          <w:sz w:val="20"/>
          <w:szCs w:val="20"/>
          <w:lang w:val="en-US"/>
        </w:rPr>
        <w:t xml:space="preserve">be </w:t>
      </w:r>
      <w:r w:rsidRPr="0033118D">
        <w:rPr>
          <w:sz w:val="20"/>
          <w:szCs w:val="20"/>
          <w:lang w:val="en-US"/>
        </w:rPr>
        <w:t xml:space="preserve">blocked and </w:t>
      </w:r>
      <w:r>
        <w:rPr>
          <w:sz w:val="20"/>
          <w:szCs w:val="20"/>
          <w:lang w:val="en-US"/>
        </w:rPr>
        <w:t xml:space="preserve">made </w:t>
      </w:r>
      <w:r w:rsidRPr="0033118D">
        <w:rPr>
          <w:sz w:val="20"/>
          <w:szCs w:val="20"/>
          <w:lang w:val="en-US"/>
        </w:rPr>
        <w:t xml:space="preserve">available </w:t>
      </w:r>
      <w:r>
        <w:rPr>
          <w:sz w:val="20"/>
          <w:szCs w:val="20"/>
          <w:lang w:val="en-US"/>
        </w:rPr>
        <w:t xml:space="preserve">only </w:t>
      </w:r>
      <w:r w:rsidRPr="0033118D">
        <w:rPr>
          <w:sz w:val="20"/>
          <w:szCs w:val="20"/>
          <w:lang w:val="en-US"/>
        </w:rPr>
        <w:t>to judges and courts</w:t>
      </w:r>
      <w:r>
        <w:rPr>
          <w:sz w:val="20"/>
          <w:szCs w:val="20"/>
          <w:lang w:val="en-US"/>
        </w:rPr>
        <w:t>,</w:t>
      </w:r>
      <w:r w:rsidRPr="0033118D">
        <w:rPr>
          <w:sz w:val="20"/>
          <w:szCs w:val="20"/>
          <w:lang w:val="en-US"/>
        </w:rPr>
        <w:t xml:space="preserve"> the </w:t>
      </w:r>
      <w:r w:rsidRPr="00780865">
        <w:rPr>
          <w:sz w:val="20"/>
          <w:szCs w:val="20"/>
          <w:lang w:val="es-ES"/>
        </w:rPr>
        <w:t>Ministerio</w:t>
      </w:r>
      <w:r w:rsidRPr="0033118D">
        <w:rPr>
          <w:sz w:val="20"/>
          <w:szCs w:val="20"/>
          <w:lang w:val="en-US"/>
        </w:rPr>
        <w:t xml:space="preserve"> Fiscal (Spanish public prosecut</w:t>
      </w:r>
      <w:r>
        <w:rPr>
          <w:sz w:val="20"/>
          <w:szCs w:val="20"/>
          <w:lang w:val="en-US"/>
        </w:rPr>
        <w:t>or’s office</w:t>
      </w:r>
      <w:r w:rsidRPr="0033118D">
        <w:rPr>
          <w:sz w:val="20"/>
          <w:szCs w:val="20"/>
          <w:lang w:val="en-US"/>
        </w:rPr>
        <w:t>)</w:t>
      </w:r>
      <w:r>
        <w:rPr>
          <w:sz w:val="20"/>
          <w:szCs w:val="20"/>
          <w:lang w:val="en-US"/>
        </w:rPr>
        <w:t>,</w:t>
      </w:r>
      <w:r w:rsidRPr="0033118D">
        <w:rPr>
          <w:sz w:val="20"/>
          <w:szCs w:val="20"/>
          <w:lang w:val="en-US"/>
        </w:rPr>
        <w:t xml:space="preserve"> or competent public authorities</w:t>
      </w:r>
      <w:r>
        <w:rPr>
          <w:sz w:val="20"/>
          <w:szCs w:val="20"/>
          <w:lang w:val="en-US"/>
        </w:rPr>
        <w:t>, for the purpose</w:t>
      </w:r>
      <w:r w:rsidRPr="0033118D">
        <w:rPr>
          <w:sz w:val="20"/>
          <w:szCs w:val="20"/>
          <w:lang w:val="en-US"/>
        </w:rPr>
        <w:t xml:space="preserve"> </w:t>
      </w:r>
      <w:r>
        <w:rPr>
          <w:sz w:val="20"/>
          <w:szCs w:val="20"/>
          <w:lang w:val="en-US"/>
        </w:rPr>
        <w:t xml:space="preserve">of addressing any potential </w:t>
      </w:r>
      <w:r w:rsidRPr="0033118D">
        <w:rPr>
          <w:sz w:val="20"/>
          <w:szCs w:val="20"/>
          <w:lang w:val="en-US"/>
        </w:rPr>
        <w:t>liabilit</w:t>
      </w:r>
      <w:r>
        <w:rPr>
          <w:sz w:val="20"/>
          <w:szCs w:val="20"/>
          <w:lang w:val="en-US"/>
        </w:rPr>
        <w:t>ies</w:t>
      </w:r>
      <w:r w:rsidRPr="0033118D">
        <w:rPr>
          <w:sz w:val="20"/>
          <w:szCs w:val="20"/>
          <w:lang w:val="en-US"/>
        </w:rPr>
        <w:t xml:space="preserve"> </w:t>
      </w:r>
      <w:r>
        <w:rPr>
          <w:sz w:val="20"/>
          <w:szCs w:val="20"/>
          <w:lang w:val="en-US"/>
        </w:rPr>
        <w:t>arising</w:t>
      </w:r>
      <w:r w:rsidRPr="0033118D">
        <w:rPr>
          <w:sz w:val="20"/>
          <w:szCs w:val="20"/>
          <w:lang w:val="en-US"/>
        </w:rPr>
        <w:t xml:space="preserve"> from their processing within the </w:t>
      </w:r>
      <w:r>
        <w:rPr>
          <w:sz w:val="20"/>
          <w:szCs w:val="20"/>
          <w:lang w:val="en-US"/>
        </w:rPr>
        <w:t xml:space="preserve">applicable </w:t>
      </w:r>
      <w:r w:rsidRPr="0033118D">
        <w:rPr>
          <w:sz w:val="20"/>
          <w:szCs w:val="20"/>
          <w:lang w:val="en-US"/>
        </w:rPr>
        <w:t>statut</w:t>
      </w:r>
      <w:r>
        <w:rPr>
          <w:sz w:val="20"/>
          <w:szCs w:val="20"/>
          <w:lang w:val="en-US"/>
        </w:rPr>
        <w:t>ory</w:t>
      </w:r>
      <w:r w:rsidRPr="0033118D">
        <w:rPr>
          <w:sz w:val="20"/>
          <w:szCs w:val="20"/>
          <w:lang w:val="en-US"/>
        </w:rPr>
        <w:t xml:space="preserve"> limitation</w:t>
      </w:r>
      <w:r>
        <w:rPr>
          <w:sz w:val="20"/>
          <w:szCs w:val="20"/>
          <w:lang w:val="en-US"/>
        </w:rPr>
        <w:t xml:space="preserve"> period</w:t>
      </w:r>
      <w:r w:rsidRPr="0033118D">
        <w:rPr>
          <w:sz w:val="20"/>
          <w:szCs w:val="20"/>
          <w:lang w:val="en-US"/>
        </w:rPr>
        <w:t xml:space="preserve">. </w:t>
      </w:r>
      <w:r>
        <w:rPr>
          <w:sz w:val="20"/>
          <w:szCs w:val="20"/>
          <w:lang w:val="en-US"/>
        </w:rPr>
        <w:t xml:space="preserve">Upon expiry of such periods, the </w:t>
      </w:r>
      <w:r w:rsidRPr="0033118D">
        <w:rPr>
          <w:sz w:val="20"/>
          <w:szCs w:val="20"/>
          <w:lang w:val="en-US"/>
        </w:rPr>
        <w:t>data will be de</w:t>
      </w:r>
      <w:r>
        <w:rPr>
          <w:sz w:val="20"/>
          <w:szCs w:val="20"/>
          <w:lang w:val="en-US"/>
        </w:rPr>
        <w:t>let</w:t>
      </w:r>
      <w:r w:rsidRPr="0033118D">
        <w:rPr>
          <w:sz w:val="20"/>
          <w:szCs w:val="20"/>
          <w:lang w:val="en-US"/>
        </w:rPr>
        <w:t>ed.</w:t>
      </w:r>
    </w:p>
    <w:p w14:paraId="53399193" w14:textId="28CD0F75" w:rsidR="002F2068" w:rsidRPr="008D088F" w:rsidRDefault="002F2068" w:rsidP="002F2068">
      <w:pPr>
        <w:ind w:left="426"/>
        <w:rPr>
          <w:b/>
          <w:bCs/>
          <w:sz w:val="20"/>
          <w:szCs w:val="20"/>
          <w:lang w:val="es-ES"/>
        </w:rPr>
      </w:pPr>
      <w:r w:rsidRPr="008D088F">
        <w:rPr>
          <w:b/>
          <w:bCs/>
          <w:sz w:val="20"/>
          <w:szCs w:val="20"/>
          <w:lang w:val="es-ES"/>
        </w:rPr>
        <w:t xml:space="preserve">3. </w:t>
      </w:r>
      <w:r w:rsidRPr="00780865">
        <w:rPr>
          <w:b/>
          <w:bCs/>
          <w:sz w:val="20"/>
          <w:szCs w:val="20"/>
        </w:rPr>
        <w:t>Legal grounds for processing</w:t>
      </w:r>
      <w:r w:rsidRPr="008D088F">
        <w:rPr>
          <w:b/>
          <w:bCs/>
          <w:sz w:val="20"/>
          <w:szCs w:val="20"/>
          <w:lang w:val="es-ES"/>
        </w:rPr>
        <w:t xml:space="preserve"> </w:t>
      </w:r>
      <w:r w:rsidRPr="008D088F">
        <w:rPr>
          <w:sz w:val="20"/>
          <w:szCs w:val="20"/>
          <w:highlight w:val="yellow"/>
          <w:lang w:val="es-ES"/>
        </w:rPr>
        <w:t>Confirmar con Cumplimiento</w:t>
      </w:r>
      <w:r w:rsidR="00E62B1E" w:rsidRPr="008D088F">
        <w:rPr>
          <w:sz w:val="20"/>
          <w:szCs w:val="20"/>
          <w:highlight w:val="yellow"/>
          <w:lang w:val="es-ES"/>
        </w:rPr>
        <w:t xml:space="preserve"> en el cuestionario de consejeros</w:t>
      </w:r>
      <w:r w:rsidRPr="008D088F">
        <w:rPr>
          <w:sz w:val="20"/>
          <w:szCs w:val="20"/>
          <w:highlight w:val="yellow"/>
          <w:lang w:val="es-ES"/>
        </w:rPr>
        <w:t xml:space="preserve"> que las referencias normativas que les son aplicables no se han derogado y siguen vigentes</w:t>
      </w:r>
    </w:p>
    <w:p w14:paraId="6292A637" w14:textId="77777777" w:rsidR="002F2068" w:rsidRPr="00B84BB9" w:rsidRDefault="002F2068" w:rsidP="002F2068">
      <w:pPr>
        <w:ind w:left="426"/>
        <w:rPr>
          <w:sz w:val="20"/>
          <w:szCs w:val="20"/>
          <w:lang w:val="en-US"/>
        </w:rPr>
      </w:pPr>
      <w:r w:rsidRPr="00B84BB9">
        <w:rPr>
          <w:sz w:val="20"/>
          <w:szCs w:val="20"/>
          <w:lang w:val="en-US"/>
        </w:rPr>
        <w:t xml:space="preserve">The personal data of the data subject will be processed </w:t>
      </w:r>
      <w:proofErr w:type="gramStart"/>
      <w:r w:rsidRPr="00B84BB9">
        <w:rPr>
          <w:sz w:val="20"/>
          <w:szCs w:val="20"/>
          <w:lang w:val="en-US"/>
        </w:rPr>
        <w:t>in order to</w:t>
      </w:r>
      <w:proofErr w:type="gramEnd"/>
      <w:r w:rsidRPr="00B84BB9">
        <w:rPr>
          <w:sz w:val="20"/>
          <w:szCs w:val="20"/>
          <w:lang w:val="en-US"/>
        </w:rPr>
        <w:t xml:space="preserve"> comply with the following legal obligations:</w:t>
      </w:r>
    </w:p>
    <w:p w14:paraId="2EFF88D0" w14:textId="77777777" w:rsidR="002F2068" w:rsidRPr="0033118D" w:rsidRDefault="002F2068" w:rsidP="002F2068">
      <w:pPr>
        <w:ind w:left="426"/>
        <w:rPr>
          <w:sz w:val="20"/>
          <w:szCs w:val="20"/>
          <w:lang w:val="en-US"/>
        </w:rPr>
      </w:pPr>
      <w:r w:rsidRPr="0033118D">
        <w:rPr>
          <w:sz w:val="20"/>
          <w:szCs w:val="20"/>
          <w:lang w:val="en-US"/>
        </w:rPr>
        <w:t xml:space="preserve">- Articles 540.4.c).2 and 540.4.d) of the consolidated text of </w:t>
      </w:r>
      <w:r>
        <w:rPr>
          <w:sz w:val="20"/>
          <w:szCs w:val="20"/>
          <w:lang w:val="en-US"/>
        </w:rPr>
        <w:t xml:space="preserve">the </w:t>
      </w:r>
      <w:r w:rsidRPr="0033118D">
        <w:rPr>
          <w:sz w:val="20"/>
          <w:szCs w:val="20"/>
          <w:lang w:val="en-US"/>
        </w:rPr>
        <w:t>Ley de Sociedades de Capital (Spanish Companies Act), approved by Royal Legislative Decree 1/2010 of 2 July.</w:t>
      </w:r>
    </w:p>
    <w:p w14:paraId="1C305E91" w14:textId="77777777" w:rsidR="002F2068" w:rsidRPr="0033118D" w:rsidRDefault="002F2068" w:rsidP="002F2068">
      <w:pPr>
        <w:ind w:left="426"/>
        <w:rPr>
          <w:sz w:val="20"/>
          <w:szCs w:val="20"/>
          <w:lang w:val="en-US"/>
        </w:rPr>
      </w:pPr>
      <w:r w:rsidRPr="0033118D">
        <w:rPr>
          <w:sz w:val="20"/>
          <w:szCs w:val="20"/>
          <w:lang w:val="en-US"/>
        </w:rPr>
        <w:t>- Articles 118, 119 and 121 of the consolidated text of</w:t>
      </w:r>
      <w:r>
        <w:rPr>
          <w:sz w:val="20"/>
          <w:szCs w:val="20"/>
          <w:lang w:val="en-US"/>
        </w:rPr>
        <w:t xml:space="preserve"> the</w:t>
      </w:r>
      <w:r w:rsidRPr="0033118D">
        <w:rPr>
          <w:sz w:val="20"/>
          <w:szCs w:val="20"/>
          <w:lang w:val="en-US"/>
        </w:rPr>
        <w:t xml:space="preserve"> Ley del Mercado de Valores (Spanish Securities Market Act), approved by Royal Legislative Decree 4/2015 of 23 October.</w:t>
      </w:r>
    </w:p>
    <w:p w14:paraId="3C4E470F" w14:textId="06A8B3B3" w:rsidR="002F2068" w:rsidRPr="00603D9A" w:rsidRDefault="002F2068" w:rsidP="002F2068">
      <w:pPr>
        <w:ind w:left="426"/>
        <w:rPr>
          <w:b/>
          <w:bCs/>
          <w:sz w:val="32"/>
          <w:szCs w:val="32"/>
        </w:rPr>
      </w:pPr>
      <w:r w:rsidRPr="0033118D">
        <w:rPr>
          <w:sz w:val="20"/>
          <w:szCs w:val="20"/>
          <w:lang w:val="en-US"/>
        </w:rPr>
        <w:t>- Ministerial Order EHA/3050/2004</w:t>
      </w:r>
      <w:r>
        <w:rPr>
          <w:sz w:val="20"/>
          <w:szCs w:val="20"/>
          <w:lang w:val="en-US"/>
        </w:rPr>
        <w:t>,</w:t>
      </w:r>
      <w:r w:rsidRPr="0033118D">
        <w:rPr>
          <w:sz w:val="20"/>
          <w:szCs w:val="20"/>
          <w:lang w:val="en-US"/>
        </w:rPr>
        <w:t xml:space="preserve"> of 15 September</w:t>
      </w:r>
      <w:r>
        <w:rPr>
          <w:sz w:val="20"/>
          <w:szCs w:val="20"/>
          <w:lang w:val="en-US"/>
        </w:rPr>
        <w:t>,</w:t>
      </w:r>
      <w:r w:rsidRPr="0033118D">
        <w:rPr>
          <w:sz w:val="20"/>
          <w:szCs w:val="20"/>
          <w:lang w:val="en-US"/>
        </w:rPr>
        <w:t xml:space="preserve"> on the information on related transactions that publicly traded companies in official secondary markets must disclose.</w:t>
      </w:r>
    </w:p>
    <w:p w14:paraId="17400D10" w14:textId="42B258C5" w:rsidR="00200B31" w:rsidRDefault="005F5133" w:rsidP="00BB5E65">
      <w:pPr>
        <w:jc w:val="center"/>
        <w:rPr>
          <w:b/>
          <w:bCs/>
          <w:sz w:val="32"/>
          <w:szCs w:val="32"/>
        </w:rPr>
      </w:pPr>
      <w:r w:rsidRPr="00603D9A">
        <w:rPr>
          <w:b/>
          <w:bCs/>
          <w:noProof/>
          <w:sz w:val="32"/>
          <w:szCs w:val="32"/>
        </w:rPr>
        <w:lastRenderedPageBreak/>
        <w:drawing>
          <wp:inline distT="0" distB="0" distL="0" distR="0" wp14:anchorId="4F0443B3" wp14:editId="608E1D0C">
            <wp:extent cx="6013531" cy="2256367"/>
            <wp:effectExtent l="0" t="0" r="6350" b="0"/>
            <wp:docPr id="111741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1751" name=""/>
                    <pic:cNvPicPr/>
                  </pic:nvPicPr>
                  <pic:blipFill>
                    <a:blip r:embed="rId21"/>
                    <a:stretch>
                      <a:fillRect/>
                    </a:stretch>
                  </pic:blipFill>
                  <pic:spPr>
                    <a:xfrm>
                      <a:off x="0" y="0"/>
                      <a:ext cx="6021631" cy="2259406"/>
                    </a:xfrm>
                    <a:prstGeom prst="rect">
                      <a:avLst/>
                    </a:prstGeom>
                  </pic:spPr>
                </pic:pic>
              </a:graphicData>
            </a:graphic>
          </wp:inline>
        </w:drawing>
      </w:r>
    </w:p>
    <w:p w14:paraId="3F012395" w14:textId="77777777" w:rsidR="00E62B1E" w:rsidRPr="00EA7FDA" w:rsidRDefault="00E62B1E" w:rsidP="00E62B1E">
      <w:pPr>
        <w:ind w:left="426"/>
        <w:rPr>
          <w:sz w:val="20"/>
          <w:szCs w:val="20"/>
          <w:lang w:val="en-US"/>
        </w:rPr>
      </w:pPr>
      <w:r w:rsidRPr="00EA7FDA">
        <w:rPr>
          <w:sz w:val="20"/>
          <w:szCs w:val="20"/>
          <w:lang w:val="en-US"/>
        </w:rPr>
        <w:t>- Regulation 62 of Banco de España Circular 4/2017, of 27 November, to credit institutions on public and reserved financial reporting rules and financial statement models.</w:t>
      </w:r>
    </w:p>
    <w:p w14:paraId="29BEF42E" w14:textId="77777777" w:rsidR="00E62B1E" w:rsidRPr="00EA7FDA" w:rsidRDefault="00E62B1E" w:rsidP="00E62B1E">
      <w:pPr>
        <w:ind w:left="426"/>
        <w:rPr>
          <w:sz w:val="20"/>
          <w:szCs w:val="20"/>
          <w:lang w:val="en-US"/>
        </w:rPr>
      </w:pPr>
      <w:r w:rsidRPr="00EA7FDA">
        <w:rPr>
          <w:sz w:val="20"/>
          <w:szCs w:val="20"/>
          <w:lang w:val="en-US"/>
        </w:rPr>
        <w:t>- Comisión Nacional del Mercado de Valores (Spanish Securities Market Commission or "CNMV") Circular 3/2018 of 28 June on periodic information from publicly traded companies in regulated markets about half-yearly financial reports, intermediate management declarations and quarterly financial reports.</w:t>
      </w:r>
    </w:p>
    <w:p w14:paraId="1DAA5584" w14:textId="77777777" w:rsidR="00E62B1E" w:rsidRPr="00EA7FDA" w:rsidRDefault="00E62B1E" w:rsidP="00E62B1E">
      <w:pPr>
        <w:ind w:left="426"/>
        <w:rPr>
          <w:sz w:val="20"/>
          <w:szCs w:val="20"/>
          <w:lang w:val="en-US"/>
        </w:rPr>
      </w:pPr>
      <w:r w:rsidRPr="00EA7FDA">
        <w:rPr>
          <w:sz w:val="20"/>
          <w:szCs w:val="20"/>
          <w:lang w:val="en-US"/>
        </w:rPr>
        <w:t>- Chapter III, Point A/12, of Banco Santander's Code of Conduct in Securities Markets.</w:t>
      </w:r>
    </w:p>
    <w:p w14:paraId="2A9F6366" w14:textId="77777777" w:rsidR="00E62B1E" w:rsidRPr="00EA7FDA" w:rsidRDefault="00E62B1E" w:rsidP="00E62B1E">
      <w:pPr>
        <w:ind w:left="426"/>
        <w:rPr>
          <w:sz w:val="20"/>
          <w:szCs w:val="20"/>
          <w:lang w:val="en-US"/>
        </w:rPr>
      </w:pPr>
      <w:r w:rsidRPr="00EA7FDA">
        <w:rPr>
          <w:sz w:val="20"/>
          <w:szCs w:val="20"/>
          <w:lang w:val="en-US"/>
        </w:rPr>
        <w:t>- Articles 36 and 40 of the Rules and Regulations of the Board of Directors of Banco Santander, S.A.</w:t>
      </w:r>
    </w:p>
    <w:p w14:paraId="3FB50D9B" w14:textId="77777777" w:rsidR="00E62B1E" w:rsidRPr="00EA7FDA" w:rsidRDefault="00E62B1E" w:rsidP="00E62B1E">
      <w:pPr>
        <w:ind w:left="426"/>
        <w:rPr>
          <w:sz w:val="20"/>
          <w:szCs w:val="20"/>
          <w:lang w:val="en-US"/>
        </w:rPr>
      </w:pPr>
      <w:r w:rsidRPr="00EA7FDA">
        <w:rPr>
          <w:sz w:val="20"/>
          <w:szCs w:val="20"/>
          <w:lang w:val="en-US"/>
        </w:rPr>
        <w:t xml:space="preserve">- </w:t>
      </w:r>
      <w:r>
        <w:rPr>
          <w:sz w:val="20"/>
          <w:szCs w:val="20"/>
          <w:lang w:val="en-US"/>
        </w:rPr>
        <w:t xml:space="preserve">Applicable </w:t>
      </w:r>
      <w:r w:rsidRPr="00EA7FDA">
        <w:rPr>
          <w:sz w:val="20"/>
          <w:szCs w:val="20"/>
          <w:lang w:val="en-US"/>
        </w:rPr>
        <w:t>regulation</w:t>
      </w:r>
      <w:r>
        <w:rPr>
          <w:sz w:val="20"/>
          <w:szCs w:val="20"/>
          <w:lang w:val="en-US"/>
        </w:rPr>
        <w:t>s</w:t>
      </w:r>
      <w:r w:rsidRPr="00EA7FDA">
        <w:rPr>
          <w:sz w:val="20"/>
          <w:szCs w:val="20"/>
          <w:lang w:val="en-US"/>
        </w:rPr>
        <w:t xml:space="preserve"> </w:t>
      </w:r>
      <w:r>
        <w:rPr>
          <w:sz w:val="20"/>
          <w:szCs w:val="20"/>
          <w:lang w:val="en-US"/>
        </w:rPr>
        <w:t>governing</w:t>
      </w:r>
      <w:r w:rsidRPr="00EA7FDA">
        <w:rPr>
          <w:sz w:val="20"/>
          <w:szCs w:val="20"/>
          <w:lang w:val="en-US"/>
        </w:rPr>
        <w:t xml:space="preserve"> suitability assessments for directors and senior managers.</w:t>
      </w:r>
    </w:p>
    <w:p w14:paraId="1FD7CD13" w14:textId="77777777" w:rsidR="00E62B1E" w:rsidRPr="00EA7FDA" w:rsidRDefault="00E62B1E" w:rsidP="00E62B1E">
      <w:pPr>
        <w:ind w:left="426"/>
        <w:rPr>
          <w:sz w:val="20"/>
          <w:szCs w:val="20"/>
          <w:lang w:val="en-US"/>
        </w:rPr>
      </w:pPr>
      <w:r>
        <w:rPr>
          <w:sz w:val="20"/>
          <w:szCs w:val="20"/>
          <w:lang w:val="en-US"/>
        </w:rPr>
        <w:t>With</w:t>
      </w:r>
      <w:r w:rsidRPr="00EA7FDA">
        <w:rPr>
          <w:sz w:val="20"/>
          <w:szCs w:val="20"/>
          <w:lang w:val="en-US"/>
        </w:rPr>
        <w:t xml:space="preserve"> respect </w:t>
      </w:r>
      <w:r>
        <w:rPr>
          <w:sz w:val="20"/>
          <w:szCs w:val="20"/>
          <w:lang w:val="en-US"/>
        </w:rPr>
        <w:t>to</w:t>
      </w:r>
      <w:r w:rsidRPr="00EA7FDA">
        <w:rPr>
          <w:sz w:val="20"/>
          <w:szCs w:val="20"/>
          <w:lang w:val="en-US"/>
        </w:rPr>
        <w:t xml:space="preserve"> third-party personal data, the signatory undertakes to provide the interested party and owner of such data with the information set out in the Privacy Policy and will hold Banco Santander harmless against any liability</w:t>
      </w:r>
      <w:r>
        <w:rPr>
          <w:sz w:val="20"/>
          <w:szCs w:val="20"/>
          <w:lang w:val="en-US"/>
        </w:rPr>
        <w:t xml:space="preserve"> arising in this regard</w:t>
      </w:r>
      <w:r w:rsidRPr="00EA7FDA">
        <w:rPr>
          <w:sz w:val="20"/>
          <w:szCs w:val="20"/>
          <w:lang w:val="en-US"/>
        </w:rPr>
        <w:t>.</w:t>
      </w:r>
    </w:p>
    <w:p w14:paraId="34E31C9B" w14:textId="6CA4260E" w:rsidR="00E62B1E" w:rsidRPr="008D088F" w:rsidRDefault="00E62B1E" w:rsidP="00E62B1E">
      <w:pPr>
        <w:ind w:left="426"/>
        <w:rPr>
          <w:b/>
          <w:bCs/>
          <w:sz w:val="20"/>
          <w:szCs w:val="20"/>
          <w:lang w:val="es-ES"/>
        </w:rPr>
      </w:pPr>
      <w:r w:rsidRPr="008D088F">
        <w:rPr>
          <w:b/>
          <w:bCs/>
          <w:sz w:val="20"/>
          <w:szCs w:val="20"/>
          <w:lang w:val="es-ES"/>
        </w:rPr>
        <w:t xml:space="preserve">4. International data </w:t>
      </w:r>
      <w:r w:rsidRPr="00780865">
        <w:rPr>
          <w:b/>
          <w:bCs/>
          <w:sz w:val="20"/>
          <w:szCs w:val="20"/>
        </w:rPr>
        <w:t>transfers</w:t>
      </w:r>
      <w:r w:rsidRPr="008D088F">
        <w:rPr>
          <w:b/>
          <w:bCs/>
          <w:sz w:val="20"/>
          <w:szCs w:val="20"/>
          <w:lang w:val="es-ES"/>
        </w:rPr>
        <w:t xml:space="preserve"> </w:t>
      </w:r>
      <w:r w:rsidRPr="008D088F">
        <w:rPr>
          <w:sz w:val="20"/>
          <w:szCs w:val="20"/>
          <w:highlight w:val="yellow"/>
          <w:lang w:val="es-ES"/>
        </w:rPr>
        <w:t>Confirmar con Cumplimiento en el cuestionario de consejeros que las referencias normativas que les son aplicables no se han derogado y siguen vigentes</w:t>
      </w:r>
    </w:p>
    <w:p w14:paraId="07CD43D3" w14:textId="7848C7C4" w:rsidR="00E62B1E" w:rsidRPr="00EA7FDA" w:rsidRDefault="00E62B1E" w:rsidP="00E62B1E">
      <w:pPr>
        <w:ind w:left="426"/>
        <w:rPr>
          <w:sz w:val="20"/>
          <w:szCs w:val="20"/>
          <w:lang w:val="en-US"/>
        </w:rPr>
      </w:pPr>
      <w:r w:rsidRPr="00901C34">
        <w:rPr>
          <w:sz w:val="20"/>
          <w:szCs w:val="20"/>
          <w:lang w:val="en-US"/>
        </w:rPr>
        <w:t>Personal data will only be disclosed to third parties when required by law</w:t>
      </w:r>
      <w:r w:rsidR="005F1247">
        <w:rPr>
          <w:sz w:val="20"/>
          <w:szCs w:val="20"/>
          <w:lang w:val="en-US"/>
        </w:rPr>
        <w:t>,</w:t>
      </w:r>
      <w:r w:rsidRPr="00901C34">
        <w:rPr>
          <w:sz w:val="20"/>
          <w:szCs w:val="20"/>
          <w:lang w:val="en-US"/>
        </w:rPr>
        <w:t xml:space="preserve"> </w:t>
      </w:r>
      <w:r w:rsidR="005F1247">
        <w:rPr>
          <w:sz w:val="20"/>
          <w:szCs w:val="20"/>
          <w:highlight w:val="yellow"/>
          <w:lang w:val="en-US"/>
        </w:rPr>
        <w:t>in</w:t>
      </w:r>
      <w:r w:rsidR="00172DA4">
        <w:rPr>
          <w:sz w:val="20"/>
          <w:szCs w:val="20"/>
          <w:highlight w:val="yellow"/>
          <w:lang w:val="en-US"/>
        </w:rPr>
        <w:t>cluding in</w:t>
      </w:r>
      <w:r w:rsidR="005F1247" w:rsidRPr="00A2637A">
        <w:rPr>
          <w:sz w:val="20"/>
          <w:szCs w:val="20"/>
          <w:highlight w:val="yellow"/>
          <w:lang w:val="en-US"/>
        </w:rPr>
        <w:t xml:space="preserve"> the following </w:t>
      </w:r>
      <w:r w:rsidR="005F1247">
        <w:rPr>
          <w:sz w:val="20"/>
          <w:szCs w:val="20"/>
          <w:highlight w:val="yellow"/>
          <w:lang w:val="en-US"/>
        </w:rPr>
        <w:t>cases</w:t>
      </w:r>
      <w:r w:rsidRPr="00A2637A">
        <w:rPr>
          <w:sz w:val="20"/>
          <w:szCs w:val="20"/>
          <w:highlight w:val="yellow"/>
          <w:lang w:val="en-US"/>
        </w:rPr>
        <w:t>:</w:t>
      </w:r>
    </w:p>
    <w:p w14:paraId="68AF9D23" w14:textId="77777777" w:rsidR="00E62B1E" w:rsidRPr="00EA7FDA" w:rsidRDefault="00E62B1E" w:rsidP="00E62B1E">
      <w:pPr>
        <w:ind w:left="426"/>
        <w:rPr>
          <w:sz w:val="20"/>
          <w:szCs w:val="20"/>
          <w:lang w:val="en-US"/>
        </w:rPr>
      </w:pPr>
      <w:r w:rsidRPr="00EA7FDA">
        <w:rPr>
          <w:sz w:val="20"/>
          <w:szCs w:val="20"/>
          <w:lang w:val="en-US"/>
        </w:rPr>
        <w:t>- To CNMV: Pursuant to Article 540 of the consolidated text of Ley de Sociedades de Capital, approved by Royal Legislative Decree 1/2010 of 2 July.</w:t>
      </w:r>
    </w:p>
    <w:p w14:paraId="118F3C18" w14:textId="342C3D5A" w:rsidR="00E62B1E" w:rsidRPr="00603D9A" w:rsidRDefault="00E62B1E" w:rsidP="00E62B1E">
      <w:pPr>
        <w:ind w:left="426"/>
        <w:rPr>
          <w:b/>
          <w:bCs/>
          <w:sz w:val="32"/>
          <w:szCs w:val="32"/>
        </w:rPr>
      </w:pPr>
      <w:r w:rsidRPr="00EA7FDA">
        <w:rPr>
          <w:sz w:val="20"/>
          <w:szCs w:val="20"/>
          <w:lang w:val="en-US"/>
        </w:rPr>
        <w:t>- To Banco de España: Pursuant to Article 84 of Act 10/2014 of 26 June on the organization, supervision and solvency of credit institutions; Article 67 of Banco de España Circular 4/2017 of 27 November to credit institutions on public and reserved financial reporting rules and financial statement models; Regulation 35 of Banco de España Circular 2/2016 of 2 February to credit institutions on supervision and solvency, supplementing the adaptation of the Spanish legal system to Directive 2013/36/EU and Regulation (EU) No 575/2013.</w:t>
      </w:r>
    </w:p>
    <w:p w14:paraId="52BBED16" w14:textId="40ACA968" w:rsidR="00200B31" w:rsidRDefault="005F5133" w:rsidP="00BB5E65">
      <w:pPr>
        <w:jc w:val="center"/>
        <w:rPr>
          <w:b/>
          <w:bCs/>
          <w:sz w:val="32"/>
          <w:szCs w:val="32"/>
        </w:rPr>
      </w:pPr>
      <w:r w:rsidRPr="00603D9A">
        <w:rPr>
          <w:b/>
          <w:bCs/>
          <w:noProof/>
          <w:sz w:val="32"/>
          <w:szCs w:val="32"/>
        </w:rPr>
        <w:drawing>
          <wp:inline distT="0" distB="0" distL="0" distR="0" wp14:anchorId="3AEBCC4E" wp14:editId="43CC5154">
            <wp:extent cx="6183592" cy="2256367"/>
            <wp:effectExtent l="0" t="0" r="8255" b="0"/>
            <wp:docPr id="209546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4292" name=""/>
                    <pic:cNvPicPr/>
                  </pic:nvPicPr>
                  <pic:blipFill>
                    <a:blip r:embed="rId22"/>
                    <a:stretch>
                      <a:fillRect/>
                    </a:stretch>
                  </pic:blipFill>
                  <pic:spPr>
                    <a:xfrm>
                      <a:off x="0" y="0"/>
                      <a:ext cx="6186259" cy="2257340"/>
                    </a:xfrm>
                    <a:prstGeom prst="rect">
                      <a:avLst/>
                    </a:prstGeom>
                  </pic:spPr>
                </pic:pic>
              </a:graphicData>
            </a:graphic>
          </wp:inline>
        </w:drawing>
      </w:r>
    </w:p>
    <w:p w14:paraId="20D66BCB" w14:textId="77777777" w:rsidR="00E62B1E" w:rsidRPr="00701AFF" w:rsidRDefault="00E62B1E" w:rsidP="00E62B1E">
      <w:pPr>
        <w:ind w:left="426"/>
        <w:rPr>
          <w:sz w:val="20"/>
          <w:szCs w:val="20"/>
          <w:lang w:val="en-US"/>
        </w:rPr>
      </w:pPr>
      <w:r w:rsidRPr="00701AFF">
        <w:rPr>
          <w:sz w:val="20"/>
          <w:szCs w:val="20"/>
          <w:lang w:val="en-US"/>
        </w:rPr>
        <w:t>- To Registro Mercantil (Spanish Companies House): Pursuant to Articles 365 et seq. of Royal Decree 1784/1996, of 19 July, approving the regulation on company registration.</w:t>
      </w:r>
    </w:p>
    <w:p w14:paraId="5CF2197F" w14:textId="77777777" w:rsidR="00E62B1E" w:rsidRPr="00701AFF" w:rsidRDefault="00E62B1E" w:rsidP="00E62B1E">
      <w:pPr>
        <w:ind w:left="426"/>
        <w:rPr>
          <w:sz w:val="20"/>
          <w:szCs w:val="20"/>
          <w:lang w:val="en-US"/>
        </w:rPr>
      </w:pPr>
      <w:r w:rsidRPr="00701AFF">
        <w:rPr>
          <w:sz w:val="20"/>
          <w:szCs w:val="20"/>
          <w:lang w:val="en-US"/>
        </w:rPr>
        <w:lastRenderedPageBreak/>
        <w:t>- To markets/</w:t>
      </w:r>
      <w:proofErr w:type="gramStart"/>
      <w:r w:rsidRPr="00701AFF">
        <w:rPr>
          <w:sz w:val="20"/>
          <w:szCs w:val="20"/>
          <w:lang w:val="en-US"/>
        </w:rPr>
        <w:t>general public</w:t>
      </w:r>
      <w:proofErr w:type="gramEnd"/>
      <w:r w:rsidRPr="00701AFF">
        <w:rPr>
          <w:sz w:val="20"/>
          <w:szCs w:val="20"/>
          <w:lang w:val="en-US"/>
        </w:rPr>
        <w:t>: Pursuant to Article 11 bis of Royal Legislative Decree 1/2010 of 2 July, approving the consolidated text of Ley de Sociedades de Capital.</w:t>
      </w:r>
    </w:p>
    <w:p w14:paraId="4EC8F34E" w14:textId="77777777" w:rsidR="00E62B1E" w:rsidRPr="00701AFF" w:rsidRDefault="00E62B1E" w:rsidP="00E62B1E">
      <w:pPr>
        <w:ind w:left="426"/>
        <w:rPr>
          <w:sz w:val="20"/>
          <w:szCs w:val="20"/>
          <w:lang w:val="en-US"/>
        </w:rPr>
      </w:pPr>
      <w:r w:rsidRPr="00701AFF">
        <w:rPr>
          <w:sz w:val="20"/>
          <w:szCs w:val="20"/>
          <w:lang w:val="en-US"/>
        </w:rPr>
        <w:t xml:space="preserve">Furthermore, Banco Santander, S.A. will disclose </w:t>
      </w:r>
      <w:r>
        <w:rPr>
          <w:sz w:val="20"/>
          <w:szCs w:val="20"/>
          <w:lang w:val="en-US"/>
        </w:rPr>
        <w:t xml:space="preserve">personal </w:t>
      </w:r>
      <w:r w:rsidRPr="00701AFF">
        <w:rPr>
          <w:sz w:val="20"/>
          <w:szCs w:val="20"/>
          <w:lang w:val="en-US"/>
        </w:rPr>
        <w:t xml:space="preserve">data to the United States Federal Reserve ("FED") </w:t>
      </w:r>
      <w:r>
        <w:rPr>
          <w:sz w:val="20"/>
          <w:szCs w:val="20"/>
          <w:lang w:val="en-US"/>
        </w:rPr>
        <w:t xml:space="preserve">in order </w:t>
      </w:r>
      <w:r w:rsidRPr="00701AFF">
        <w:rPr>
          <w:sz w:val="20"/>
          <w:szCs w:val="20"/>
          <w:lang w:val="en-US"/>
        </w:rPr>
        <w:t xml:space="preserve">to fulfil its legal obligations; to the company that audits its </w:t>
      </w:r>
      <w:r>
        <w:rPr>
          <w:sz w:val="20"/>
          <w:szCs w:val="20"/>
          <w:lang w:val="en-US"/>
        </w:rPr>
        <w:t xml:space="preserve">financial statements each </w:t>
      </w:r>
      <w:r w:rsidRPr="00701AFF">
        <w:rPr>
          <w:sz w:val="20"/>
          <w:szCs w:val="20"/>
          <w:lang w:val="en-US"/>
        </w:rPr>
        <w:t>year; and to Grupo Santander's subsidiaries outside Spain</w:t>
      </w:r>
      <w:r>
        <w:rPr>
          <w:sz w:val="20"/>
          <w:szCs w:val="20"/>
          <w:lang w:val="en-US"/>
        </w:rPr>
        <w:t>, in order</w:t>
      </w:r>
      <w:r w:rsidRPr="00701AFF">
        <w:rPr>
          <w:sz w:val="20"/>
          <w:szCs w:val="20"/>
          <w:lang w:val="en-US"/>
        </w:rPr>
        <w:t xml:space="preserve"> to obtain the </w:t>
      </w:r>
      <w:r>
        <w:rPr>
          <w:sz w:val="20"/>
          <w:szCs w:val="20"/>
          <w:lang w:val="en-US"/>
        </w:rPr>
        <w:t xml:space="preserve">information necessary </w:t>
      </w:r>
      <w:r w:rsidRPr="00701AFF">
        <w:rPr>
          <w:sz w:val="20"/>
          <w:szCs w:val="20"/>
          <w:lang w:val="en-US"/>
        </w:rPr>
        <w:t>to</w:t>
      </w:r>
      <w:r>
        <w:rPr>
          <w:sz w:val="20"/>
          <w:szCs w:val="20"/>
          <w:lang w:val="en-US"/>
        </w:rPr>
        <w:t xml:space="preserve"> </w:t>
      </w:r>
      <w:r w:rsidRPr="00701AFF">
        <w:rPr>
          <w:sz w:val="20"/>
          <w:szCs w:val="20"/>
          <w:lang w:val="en-US"/>
        </w:rPr>
        <w:t xml:space="preserve">complete quantified information on related transactions that must be entered into in the annual </w:t>
      </w:r>
      <w:r>
        <w:rPr>
          <w:sz w:val="20"/>
          <w:szCs w:val="20"/>
          <w:lang w:val="en-US"/>
        </w:rPr>
        <w:t xml:space="preserve">financial statements </w:t>
      </w:r>
      <w:r w:rsidRPr="00701AFF">
        <w:rPr>
          <w:sz w:val="20"/>
          <w:szCs w:val="20"/>
          <w:lang w:val="en-US"/>
        </w:rPr>
        <w:t>and periodic public financial statements.</w:t>
      </w:r>
    </w:p>
    <w:p w14:paraId="0E2ACCD5" w14:textId="77777777" w:rsidR="00E62B1E" w:rsidRPr="00701AFF" w:rsidRDefault="00E62B1E" w:rsidP="00E62B1E">
      <w:pPr>
        <w:ind w:left="426"/>
        <w:rPr>
          <w:b/>
          <w:bCs/>
          <w:sz w:val="20"/>
          <w:szCs w:val="20"/>
          <w:lang w:val="en-US"/>
        </w:rPr>
      </w:pPr>
      <w:r w:rsidRPr="00701AFF">
        <w:rPr>
          <w:b/>
          <w:bCs/>
          <w:sz w:val="20"/>
          <w:szCs w:val="20"/>
          <w:lang w:val="en-US"/>
        </w:rPr>
        <w:t>5. Rights of owners of personal data</w:t>
      </w:r>
    </w:p>
    <w:p w14:paraId="1B00C486" w14:textId="77777777" w:rsidR="00E62B1E" w:rsidRDefault="00E62B1E" w:rsidP="00E62B1E">
      <w:pPr>
        <w:ind w:left="426"/>
        <w:rPr>
          <w:sz w:val="20"/>
          <w:szCs w:val="20"/>
          <w:lang w:val="en-US"/>
        </w:rPr>
      </w:pPr>
      <w:r w:rsidRPr="00701AFF">
        <w:rPr>
          <w:sz w:val="20"/>
          <w:szCs w:val="20"/>
          <w:lang w:val="en-US"/>
        </w:rPr>
        <w:t>Data owners have</w:t>
      </w:r>
      <w:r>
        <w:rPr>
          <w:sz w:val="20"/>
          <w:szCs w:val="20"/>
          <w:lang w:val="en-US"/>
        </w:rPr>
        <w:t xml:space="preserve"> the</w:t>
      </w:r>
      <w:r w:rsidRPr="00701AFF">
        <w:rPr>
          <w:sz w:val="20"/>
          <w:szCs w:val="20"/>
          <w:lang w:val="en-US"/>
        </w:rPr>
        <w:t xml:space="preserve"> right to access, rectif</w:t>
      </w:r>
      <w:r>
        <w:rPr>
          <w:sz w:val="20"/>
          <w:szCs w:val="20"/>
          <w:lang w:val="en-US"/>
        </w:rPr>
        <w:t>y and erase</w:t>
      </w:r>
      <w:r w:rsidRPr="00701AFF">
        <w:rPr>
          <w:sz w:val="20"/>
          <w:szCs w:val="20"/>
          <w:lang w:val="en-US"/>
        </w:rPr>
        <w:t xml:space="preserve"> </w:t>
      </w:r>
      <w:r>
        <w:rPr>
          <w:sz w:val="20"/>
          <w:szCs w:val="20"/>
          <w:lang w:val="en-US"/>
        </w:rPr>
        <w:t xml:space="preserve">their personal data, as well as the right to data portability and to request the restriction of, </w:t>
      </w:r>
      <w:r w:rsidRPr="00701AFF">
        <w:rPr>
          <w:sz w:val="20"/>
          <w:szCs w:val="20"/>
          <w:lang w:val="en-US"/>
        </w:rPr>
        <w:t>or</w:t>
      </w:r>
      <w:r>
        <w:rPr>
          <w:sz w:val="20"/>
          <w:szCs w:val="20"/>
          <w:lang w:val="en-US"/>
        </w:rPr>
        <w:t xml:space="preserve"> to</w:t>
      </w:r>
      <w:r w:rsidRPr="00701AFF">
        <w:rPr>
          <w:sz w:val="20"/>
          <w:szCs w:val="20"/>
          <w:lang w:val="en-US"/>
        </w:rPr>
        <w:t xml:space="preserve"> object to</w:t>
      </w:r>
      <w:r>
        <w:rPr>
          <w:sz w:val="20"/>
          <w:szCs w:val="20"/>
          <w:lang w:val="en-US"/>
        </w:rPr>
        <w:t>,</w:t>
      </w:r>
      <w:r w:rsidRPr="00701AFF">
        <w:rPr>
          <w:sz w:val="20"/>
          <w:szCs w:val="20"/>
          <w:lang w:val="en-US"/>
        </w:rPr>
        <w:t xml:space="preserve"> its processing. </w:t>
      </w:r>
    </w:p>
    <w:p w14:paraId="0780048D" w14:textId="77777777" w:rsidR="00E62B1E" w:rsidRDefault="00E62B1E" w:rsidP="00E62B1E">
      <w:pPr>
        <w:ind w:left="426"/>
        <w:rPr>
          <w:sz w:val="20"/>
          <w:szCs w:val="20"/>
          <w:lang w:val="en-US"/>
        </w:rPr>
      </w:pPr>
      <w:proofErr w:type="gramStart"/>
      <w:r>
        <w:rPr>
          <w:sz w:val="20"/>
          <w:szCs w:val="20"/>
          <w:lang w:val="en-US"/>
        </w:rPr>
        <w:t>In particular, they</w:t>
      </w:r>
      <w:proofErr w:type="gramEnd"/>
      <w:r>
        <w:rPr>
          <w:sz w:val="20"/>
          <w:szCs w:val="20"/>
          <w:lang w:val="en-US"/>
        </w:rPr>
        <w:t xml:space="preserve"> </w:t>
      </w:r>
      <w:r w:rsidRPr="00701AFF">
        <w:rPr>
          <w:sz w:val="20"/>
          <w:szCs w:val="20"/>
          <w:lang w:val="en-US"/>
        </w:rPr>
        <w:t xml:space="preserve">have the right to </w:t>
      </w:r>
      <w:r>
        <w:rPr>
          <w:sz w:val="20"/>
          <w:szCs w:val="20"/>
          <w:lang w:val="en-US"/>
        </w:rPr>
        <w:t xml:space="preserve">request the </w:t>
      </w:r>
      <w:r w:rsidRPr="00701AFF">
        <w:rPr>
          <w:sz w:val="20"/>
          <w:szCs w:val="20"/>
          <w:lang w:val="en-US"/>
        </w:rPr>
        <w:t>rectification of inaccurate data</w:t>
      </w:r>
      <w:r>
        <w:rPr>
          <w:sz w:val="20"/>
          <w:szCs w:val="20"/>
          <w:lang w:val="en-US"/>
        </w:rPr>
        <w:t xml:space="preserve"> or to the erasure of data where, among other reasons, it is </w:t>
      </w:r>
      <w:r w:rsidRPr="00701AFF">
        <w:rPr>
          <w:sz w:val="20"/>
          <w:szCs w:val="20"/>
          <w:lang w:val="en-US"/>
        </w:rPr>
        <w:t>no longer necessary for the purposes for which</w:t>
      </w:r>
      <w:r>
        <w:rPr>
          <w:sz w:val="20"/>
          <w:szCs w:val="20"/>
          <w:lang w:val="en-US"/>
        </w:rPr>
        <w:t xml:space="preserve"> it was</w:t>
      </w:r>
      <w:r w:rsidRPr="00701AFF">
        <w:rPr>
          <w:sz w:val="20"/>
          <w:szCs w:val="20"/>
          <w:lang w:val="en-US"/>
        </w:rPr>
        <w:t xml:space="preserve"> collected. </w:t>
      </w:r>
    </w:p>
    <w:p w14:paraId="553B4DB8" w14:textId="77777777" w:rsidR="00E62B1E" w:rsidRPr="00701AFF" w:rsidRDefault="00E62B1E" w:rsidP="00E62B1E">
      <w:pPr>
        <w:ind w:left="426"/>
        <w:rPr>
          <w:sz w:val="20"/>
          <w:szCs w:val="20"/>
          <w:lang w:val="en-US"/>
        </w:rPr>
      </w:pPr>
      <w:r w:rsidRPr="00701AFF">
        <w:rPr>
          <w:sz w:val="20"/>
          <w:szCs w:val="20"/>
          <w:lang w:val="en-US"/>
        </w:rPr>
        <w:t xml:space="preserve">Under certain circumstances, interested parties may object to the processing of their data. In such cases, Banco Santander, S.A. will </w:t>
      </w:r>
      <w:r>
        <w:rPr>
          <w:sz w:val="20"/>
          <w:szCs w:val="20"/>
          <w:lang w:val="en-US"/>
        </w:rPr>
        <w:t xml:space="preserve">cease processing the data unless there are </w:t>
      </w:r>
      <w:r w:rsidRPr="00701AFF">
        <w:rPr>
          <w:sz w:val="20"/>
          <w:szCs w:val="20"/>
          <w:lang w:val="en-US"/>
        </w:rPr>
        <w:t xml:space="preserve">legitimate </w:t>
      </w:r>
      <w:r>
        <w:rPr>
          <w:sz w:val="20"/>
          <w:szCs w:val="20"/>
          <w:lang w:val="en-US"/>
        </w:rPr>
        <w:t xml:space="preserve">grounds for doing so of for the establishment, exercise or </w:t>
      </w:r>
      <w:r w:rsidRPr="00780865">
        <w:rPr>
          <w:sz w:val="20"/>
          <w:szCs w:val="20"/>
        </w:rPr>
        <w:t>defence</w:t>
      </w:r>
      <w:r>
        <w:rPr>
          <w:sz w:val="20"/>
          <w:szCs w:val="20"/>
          <w:lang w:val="en-US"/>
        </w:rPr>
        <w:t xml:space="preserve"> of legal claims</w:t>
      </w:r>
      <w:r w:rsidRPr="00701AFF">
        <w:rPr>
          <w:sz w:val="20"/>
          <w:szCs w:val="20"/>
          <w:lang w:val="en-US"/>
        </w:rPr>
        <w:t>.</w:t>
      </w:r>
    </w:p>
    <w:p w14:paraId="5F216408" w14:textId="77777777" w:rsidR="00E62B1E" w:rsidRPr="00701AFF" w:rsidRDefault="00E62B1E" w:rsidP="00E62B1E">
      <w:pPr>
        <w:ind w:left="426"/>
        <w:rPr>
          <w:sz w:val="20"/>
          <w:szCs w:val="20"/>
          <w:lang w:val="en-US"/>
        </w:rPr>
      </w:pPr>
      <w:r w:rsidRPr="00701AFF">
        <w:rPr>
          <w:sz w:val="20"/>
          <w:szCs w:val="20"/>
          <w:lang w:val="en-US"/>
        </w:rPr>
        <w:t>Data owners may exercise their rights by sending an e-mail to corporate-governance@gruposantander.com</w:t>
      </w:r>
      <w:r>
        <w:rPr>
          <w:sz w:val="20"/>
          <w:szCs w:val="20"/>
          <w:lang w:val="en-US"/>
        </w:rPr>
        <w:t>.</w:t>
      </w:r>
    </w:p>
    <w:p w14:paraId="1F077F18" w14:textId="77777777" w:rsidR="00E62B1E" w:rsidRPr="00701AFF" w:rsidRDefault="00E62B1E" w:rsidP="00E62B1E">
      <w:pPr>
        <w:ind w:left="426"/>
        <w:rPr>
          <w:sz w:val="20"/>
          <w:szCs w:val="20"/>
          <w:lang w:val="en-US"/>
        </w:rPr>
      </w:pPr>
      <w:r w:rsidRPr="00701AFF">
        <w:rPr>
          <w:sz w:val="20"/>
          <w:szCs w:val="20"/>
          <w:lang w:val="en-US"/>
        </w:rPr>
        <w:t>Data owners</w:t>
      </w:r>
      <w:r>
        <w:rPr>
          <w:sz w:val="20"/>
          <w:szCs w:val="20"/>
          <w:lang w:val="en-US"/>
        </w:rPr>
        <w:t xml:space="preserve"> also</w:t>
      </w:r>
      <w:r w:rsidRPr="00701AFF">
        <w:rPr>
          <w:sz w:val="20"/>
          <w:szCs w:val="20"/>
          <w:lang w:val="en-US"/>
        </w:rPr>
        <w:t xml:space="preserve"> have the right to </w:t>
      </w:r>
      <w:r>
        <w:rPr>
          <w:sz w:val="20"/>
          <w:szCs w:val="20"/>
          <w:lang w:val="en-US"/>
        </w:rPr>
        <w:t>file a complaint with the</w:t>
      </w:r>
      <w:r w:rsidRPr="00701AFF">
        <w:rPr>
          <w:sz w:val="20"/>
          <w:szCs w:val="20"/>
          <w:lang w:val="en-US"/>
        </w:rPr>
        <w:t xml:space="preserve"> Agencia Española de </w:t>
      </w:r>
      <w:r w:rsidRPr="00780865">
        <w:rPr>
          <w:sz w:val="20"/>
          <w:szCs w:val="20"/>
          <w:lang w:val="es-ES"/>
        </w:rPr>
        <w:t>Protección</w:t>
      </w:r>
      <w:r w:rsidRPr="00701AFF">
        <w:rPr>
          <w:sz w:val="20"/>
          <w:szCs w:val="20"/>
          <w:lang w:val="en-US"/>
        </w:rPr>
        <w:t xml:space="preserve"> de Datos (Spanish Data Protection Agency) </w:t>
      </w:r>
      <w:r>
        <w:rPr>
          <w:sz w:val="20"/>
          <w:szCs w:val="20"/>
          <w:lang w:val="en-US"/>
        </w:rPr>
        <w:t xml:space="preserve">located </w:t>
      </w:r>
      <w:r w:rsidRPr="00701AFF">
        <w:rPr>
          <w:sz w:val="20"/>
          <w:szCs w:val="20"/>
          <w:lang w:val="en-US"/>
        </w:rPr>
        <w:t>at Calle Jorge Juan 6, 28001 Madrid.</w:t>
      </w:r>
    </w:p>
    <w:p w14:paraId="14F89E1D" w14:textId="7DA37CAE" w:rsidR="00E62B1E" w:rsidRPr="00603D9A" w:rsidRDefault="00E62B1E" w:rsidP="00E62B1E">
      <w:pPr>
        <w:ind w:firstLine="426"/>
        <w:rPr>
          <w:b/>
          <w:bCs/>
          <w:sz w:val="32"/>
          <w:szCs w:val="32"/>
        </w:rPr>
      </w:pPr>
      <w:r w:rsidRPr="00701AFF">
        <w:rPr>
          <w:i/>
          <w:iCs/>
          <w:sz w:val="20"/>
          <w:szCs w:val="20"/>
          <w:lang w:val="en-US"/>
        </w:rPr>
        <w:t>By signing this document, I declare that I have read and accepted the "Personal Data Protection Policy".</w:t>
      </w:r>
    </w:p>
    <w:p w14:paraId="74C494F6" w14:textId="768F1301" w:rsidR="003122EA" w:rsidRPr="00603D9A" w:rsidRDefault="005F5133" w:rsidP="003122EA">
      <w:pPr>
        <w:jc w:val="center"/>
        <w:rPr>
          <w:b/>
          <w:bCs/>
          <w:sz w:val="32"/>
          <w:szCs w:val="32"/>
        </w:rPr>
      </w:pPr>
      <w:r w:rsidRPr="00603D9A">
        <w:rPr>
          <w:b/>
          <w:bCs/>
          <w:noProof/>
          <w:sz w:val="32"/>
          <w:szCs w:val="32"/>
        </w:rPr>
        <w:drawing>
          <wp:inline distT="0" distB="0" distL="0" distR="0" wp14:anchorId="7EF0370F" wp14:editId="06FAAF31">
            <wp:extent cx="6087110" cy="3437885"/>
            <wp:effectExtent l="0" t="0" r="0" b="0"/>
            <wp:docPr id="2039584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84278" name=""/>
                    <pic:cNvPicPr/>
                  </pic:nvPicPr>
                  <pic:blipFill>
                    <a:blip r:embed="rId23"/>
                    <a:stretch>
                      <a:fillRect/>
                    </a:stretch>
                  </pic:blipFill>
                  <pic:spPr>
                    <a:xfrm>
                      <a:off x="0" y="0"/>
                      <a:ext cx="6091668" cy="3440459"/>
                    </a:xfrm>
                    <a:prstGeom prst="rect">
                      <a:avLst/>
                    </a:prstGeom>
                  </pic:spPr>
                </pic:pic>
              </a:graphicData>
            </a:graphic>
          </wp:inline>
        </w:drawing>
      </w:r>
    </w:p>
    <w:p w14:paraId="62EB2E91" w14:textId="5A1FA6D1" w:rsidR="00172DA4" w:rsidRDefault="00172DA4">
      <w:pPr>
        <w:rPr>
          <w:b/>
          <w:bCs/>
          <w:sz w:val="32"/>
          <w:szCs w:val="32"/>
        </w:rPr>
      </w:pPr>
      <w:r>
        <w:rPr>
          <w:b/>
          <w:bCs/>
          <w:sz w:val="32"/>
          <w:szCs w:val="32"/>
        </w:rPr>
        <w:br w:type="page"/>
      </w:r>
    </w:p>
    <w:p w14:paraId="0B4F8CBA" w14:textId="77777777" w:rsidR="003122EA" w:rsidRPr="00603D9A" w:rsidRDefault="003122EA" w:rsidP="003122EA">
      <w:pPr>
        <w:jc w:val="center"/>
        <w:rPr>
          <w:b/>
          <w:bCs/>
          <w:sz w:val="32"/>
          <w:szCs w:val="32"/>
        </w:rPr>
      </w:pPr>
    </w:p>
    <w:p w14:paraId="01CB3A67" w14:textId="23A097C5" w:rsidR="003122EA" w:rsidRPr="00E62B1E" w:rsidRDefault="003122EA" w:rsidP="003122EA">
      <w:pPr>
        <w:jc w:val="center"/>
        <w:rPr>
          <w:b/>
          <w:bCs/>
          <w:sz w:val="20"/>
          <w:szCs w:val="20"/>
        </w:rPr>
      </w:pPr>
      <w:proofErr w:type="spellStart"/>
      <w:r w:rsidRPr="00E62B1E">
        <w:rPr>
          <w:b/>
          <w:bCs/>
          <w:sz w:val="20"/>
          <w:szCs w:val="20"/>
        </w:rPr>
        <w:t>Textos</w:t>
      </w:r>
      <w:proofErr w:type="spellEnd"/>
      <w:r w:rsidRPr="00E62B1E">
        <w:rPr>
          <w:b/>
          <w:bCs/>
          <w:sz w:val="20"/>
          <w:szCs w:val="20"/>
        </w:rPr>
        <w:t xml:space="preserve"> de </w:t>
      </w:r>
      <w:proofErr w:type="spellStart"/>
      <w:r w:rsidRPr="00E62B1E">
        <w:rPr>
          <w:b/>
          <w:bCs/>
          <w:sz w:val="20"/>
          <w:szCs w:val="20"/>
        </w:rPr>
        <w:t>correos</w:t>
      </w:r>
      <w:proofErr w:type="spellEnd"/>
    </w:p>
    <w:p w14:paraId="6C8C3E08" w14:textId="77777777" w:rsidR="003122EA" w:rsidRPr="00E62B1E" w:rsidRDefault="003122EA" w:rsidP="003122EA">
      <w:pPr>
        <w:pStyle w:val="Prrafodelista"/>
        <w:numPr>
          <w:ilvl w:val="0"/>
          <w:numId w:val="1"/>
        </w:numPr>
        <w:jc w:val="both"/>
        <w:rPr>
          <w:b/>
          <w:bCs/>
          <w:sz w:val="20"/>
          <w:szCs w:val="20"/>
        </w:rPr>
      </w:pPr>
      <w:proofErr w:type="spellStart"/>
      <w:r w:rsidRPr="00E62B1E">
        <w:rPr>
          <w:b/>
          <w:bCs/>
          <w:sz w:val="20"/>
          <w:szCs w:val="20"/>
        </w:rPr>
        <w:t>Inicio</w:t>
      </w:r>
      <w:proofErr w:type="spellEnd"/>
      <w:r w:rsidRPr="00E62B1E">
        <w:rPr>
          <w:b/>
          <w:bCs/>
          <w:sz w:val="20"/>
          <w:szCs w:val="20"/>
        </w:rPr>
        <w:t xml:space="preserve"> de </w:t>
      </w:r>
      <w:proofErr w:type="spellStart"/>
      <w:r w:rsidRPr="00E62B1E">
        <w:rPr>
          <w:b/>
          <w:bCs/>
          <w:sz w:val="20"/>
          <w:szCs w:val="20"/>
        </w:rPr>
        <w:t>campaña</w:t>
      </w:r>
      <w:proofErr w:type="spellEnd"/>
    </w:p>
    <w:p w14:paraId="336868F1" w14:textId="2D567289" w:rsidR="00603D9A" w:rsidRPr="00603D9A" w:rsidRDefault="00603D9A" w:rsidP="00603D9A">
      <w:pPr>
        <w:pStyle w:val="NormalWeb"/>
        <w:ind w:left="720"/>
      </w:pPr>
      <w:r w:rsidRPr="00172DA4">
        <w:rPr>
          <w:sz w:val="20"/>
          <w:szCs w:val="20"/>
        </w:rPr>
        <w:t>Dear senior manage</w:t>
      </w:r>
      <w:r w:rsidR="00172DA4" w:rsidRPr="00172DA4">
        <w:rPr>
          <w:sz w:val="20"/>
          <w:szCs w:val="20"/>
        </w:rPr>
        <w:t>r</w:t>
      </w:r>
      <w:r w:rsidRPr="00172DA4">
        <w:rPr>
          <w:sz w:val="20"/>
          <w:szCs w:val="20"/>
        </w:rPr>
        <w:t xml:space="preserve">, </w:t>
      </w:r>
      <w:r w:rsidRPr="00172DA4">
        <w:rPr>
          <w:sz w:val="20"/>
          <w:szCs w:val="20"/>
        </w:rPr>
        <w:br/>
      </w:r>
      <w:r w:rsidRPr="00603D9A">
        <w:br/>
      </w:r>
      <w:r w:rsidR="00E62B1E" w:rsidRPr="00297A4F">
        <w:rPr>
          <w:sz w:val="20"/>
          <w:szCs w:val="20"/>
        </w:rPr>
        <w:t>As</w:t>
      </w:r>
      <w:r w:rsidR="00172DA4">
        <w:rPr>
          <w:sz w:val="20"/>
          <w:szCs w:val="20"/>
        </w:rPr>
        <w:t xml:space="preserve"> </w:t>
      </w:r>
      <w:r w:rsidR="00E62B1E" w:rsidRPr="00297A4F">
        <w:rPr>
          <w:sz w:val="20"/>
          <w:szCs w:val="20"/>
        </w:rPr>
        <w:t xml:space="preserve">part of our semi-annual process, Banco Santander is required to update information relating to </w:t>
      </w:r>
      <w:r w:rsidR="00172DA4">
        <w:rPr>
          <w:sz w:val="20"/>
          <w:szCs w:val="20"/>
        </w:rPr>
        <w:t>senior managers</w:t>
      </w:r>
      <w:r w:rsidR="00E62B1E" w:rsidRPr="00297A4F">
        <w:rPr>
          <w:sz w:val="20"/>
          <w:szCs w:val="20"/>
        </w:rPr>
        <w:t>' related-parties.</w:t>
      </w:r>
      <w:r w:rsidR="00E62B1E" w:rsidRPr="00297A4F">
        <w:rPr>
          <w:sz w:val="20"/>
          <w:szCs w:val="20"/>
        </w:rPr>
        <w:br/>
      </w:r>
      <w:r w:rsidR="00E62B1E" w:rsidRPr="00297A4F">
        <w:rPr>
          <w:sz w:val="20"/>
          <w:szCs w:val="20"/>
        </w:rPr>
        <w:br/>
        <w:t xml:space="preserve">For this purpose, we kindly ask you to access the online application via the following </w:t>
      </w:r>
      <w:hyperlink r:id="rId24" w:history="1">
        <w:r w:rsidR="00E62B1E" w:rsidRPr="00297A4F">
          <w:rPr>
            <w:rStyle w:val="Hipervnculo"/>
            <w:sz w:val="20"/>
            <w:szCs w:val="20"/>
          </w:rPr>
          <w:t xml:space="preserve">link </w:t>
        </w:r>
      </w:hyperlink>
      <w:r w:rsidR="00E62B1E" w:rsidRPr="00297A4F">
        <w:rPr>
          <w:sz w:val="20"/>
          <w:szCs w:val="20"/>
        </w:rPr>
        <w:t xml:space="preserve">and review and update, where necessary, the information previously reported (please refer to the attached PDF). Once completed, the questionnaire must be signed and submitted through the application </w:t>
      </w:r>
      <w:r w:rsidR="00E62B1E" w:rsidRPr="00297A4F">
        <w:rPr>
          <w:sz w:val="20"/>
          <w:szCs w:val="20"/>
          <w:u w:val="single"/>
        </w:rPr>
        <w:t xml:space="preserve">no later than </w:t>
      </w:r>
      <w:proofErr w:type="spellStart"/>
      <w:r w:rsidR="00E62B1E" w:rsidRPr="00297A4F">
        <w:rPr>
          <w:sz w:val="20"/>
          <w:szCs w:val="20"/>
          <w:highlight w:val="yellow"/>
          <w:u w:val="single"/>
        </w:rPr>
        <w:t>XXday</w:t>
      </w:r>
      <w:proofErr w:type="spellEnd"/>
      <w:r w:rsidR="00E62B1E" w:rsidRPr="00297A4F">
        <w:rPr>
          <w:sz w:val="20"/>
          <w:szCs w:val="20"/>
          <w:highlight w:val="yellow"/>
          <w:u w:val="single"/>
        </w:rPr>
        <w:t xml:space="preserve">, XX </w:t>
      </w:r>
      <w:proofErr w:type="gramStart"/>
      <w:r w:rsidR="00E62B1E" w:rsidRPr="00297A4F">
        <w:rPr>
          <w:sz w:val="20"/>
          <w:szCs w:val="20"/>
          <w:highlight w:val="yellow"/>
          <w:u w:val="single"/>
        </w:rPr>
        <w:t>June,</w:t>
      </w:r>
      <w:proofErr w:type="gramEnd"/>
      <w:r w:rsidR="00E62B1E" w:rsidRPr="00297A4F">
        <w:rPr>
          <w:sz w:val="20"/>
          <w:szCs w:val="20"/>
          <w:highlight w:val="yellow"/>
          <w:u w:val="single"/>
        </w:rPr>
        <w:t xml:space="preserve"> 2026</w:t>
      </w:r>
      <w:r w:rsidR="00E62B1E" w:rsidRPr="00297A4F">
        <w:rPr>
          <w:sz w:val="20"/>
          <w:szCs w:val="20"/>
        </w:rPr>
        <w:t>. Please find below a set of practical guidelines to assist you with this process.</w:t>
      </w:r>
      <w:r w:rsidR="00E62B1E" w:rsidRPr="00297A4F">
        <w:rPr>
          <w:sz w:val="20"/>
          <w:szCs w:val="20"/>
        </w:rPr>
        <w:br/>
      </w:r>
      <w:r w:rsidR="00E62B1E" w:rsidRPr="00297A4F">
        <w:rPr>
          <w:sz w:val="20"/>
          <w:szCs w:val="20"/>
        </w:rPr>
        <w:br/>
        <w:t>Updating related-party information enables Banco Santander to comply with its corporate governance framework and applicable market abuse regulations, as well as to prevent and manage potential conflicts of interest. This information also supports the preparation of the related-party transactions note to the annual accounts, periodic public financial disclosures and the biannual report to Banco de España on outstanding financing transactions.</w:t>
      </w:r>
      <w:r w:rsidR="00E62B1E" w:rsidRPr="00297A4F">
        <w:rPr>
          <w:sz w:val="20"/>
          <w:szCs w:val="20"/>
        </w:rPr>
        <w:br/>
      </w:r>
      <w:r w:rsidR="00E62B1E" w:rsidRPr="00297A4F">
        <w:rPr>
          <w:sz w:val="20"/>
          <w:szCs w:val="20"/>
        </w:rPr>
        <w:br/>
        <w:t xml:space="preserve">Should you have any questions, please do not hesitate to contact us at </w:t>
      </w:r>
      <w:hyperlink r:id="rId25" w:history="1">
        <w:r w:rsidR="00E62B1E" w:rsidRPr="00297A4F">
          <w:rPr>
            <w:rStyle w:val="Hipervnculo"/>
            <w:sz w:val="20"/>
            <w:szCs w:val="20"/>
          </w:rPr>
          <w:t>corporate-governance@gruposantander.com</w:t>
        </w:r>
      </w:hyperlink>
      <w:r w:rsidR="00E62B1E" w:rsidRPr="00297A4F">
        <w:rPr>
          <w:sz w:val="20"/>
          <w:szCs w:val="20"/>
        </w:rPr>
        <w:t xml:space="preserve">. For technical support, you may contact us by phone at +34 9128 97000 or by email at </w:t>
      </w:r>
      <w:hyperlink r:id="rId26" w:history="1">
        <w:r w:rsidR="00E62B1E" w:rsidRPr="00297A4F">
          <w:rPr>
            <w:rStyle w:val="Hipervnculo"/>
            <w:sz w:val="20"/>
            <w:szCs w:val="20"/>
          </w:rPr>
          <w:t>itsoportevip@gruposantander.com</w:t>
        </w:r>
      </w:hyperlink>
      <w:r w:rsidR="00E62B1E" w:rsidRPr="00297A4F">
        <w:rPr>
          <w:sz w:val="20"/>
          <w:szCs w:val="20"/>
        </w:rPr>
        <w:t>.</w:t>
      </w:r>
      <w:r w:rsidR="00E62B1E" w:rsidRPr="00297A4F">
        <w:rPr>
          <w:sz w:val="20"/>
          <w:szCs w:val="20"/>
        </w:rPr>
        <w:br/>
      </w:r>
      <w:r w:rsidR="00E62B1E" w:rsidRPr="00297A4F">
        <w:rPr>
          <w:sz w:val="20"/>
          <w:szCs w:val="20"/>
        </w:rPr>
        <w:br/>
        <w:t>Thank you for your cooperation.</w:t>
      </w:r>
      <w:r w:rsidR="00E62B1E" w:rsidRPr="00297A4F">
        <w:rPr>
          <w:sz w:val="20"/>
          <w:szCs w:val="20"/>
        </w:rPr>
        <w:br/>
      </w:r>
      <w:r w:rsidR="00E62B1E" w:rsidRPr="00297A4F">
        <w:rPr>
          <w:sz w:val="20"/>
          <w:szCs w:val="20"/>
        </w:rPr>
        <w:br/>
        <w:t>Legal Corporate Governance team</w:t>
      </w:r>
      <w:r w:rsidR="00E62B1E" w:rsidRPr="00297A4F">
        <w:rPr>
          <w:sz w:val="20"/>
          <w:szCs w:val="20"/>
        </w:rPr>
        <w:br/>
      </w:r>
      <w:r w:rsidR="00E62B1E" w:rsidRPr="00297A4F">
        <w:rPr>
          <w:sz w:val="20"/>
          <w:szCs w:val="20"/>
        </w:rPr>
        <w:br/>
      </w:r>
      <w:r w:rsidR="00E62B1E" w:rsidRPr="00297A4F">
        <w:rPr>
          <w:i/>
          <w:iCs/>
          <w:sz w:val="20"/>
          <w:szCs w:val="20"/>
          <w:u w:val="single"/>
        </w:rPr>
        <w:t>Questionnaire instructions:</w:t>
      </w:r>
      <w:r w:rsidR="00E62B1E" w:rsidRPr="00297A4F">
        <w:rPr>
          <w:sz w:val="20"/>
          <w:szCs w:val="20"/>
        </w:rPr>
        <w:br/>
      </w:r>
      <w:r w:rsidR="00E62B1E" w:rsidRPr="00297A4F">
        <w:rPr>
          <w:sz w:val="20"/>
          <w:szCs w:val="20"/>
        </w:rPr>
        <w:br/>
      </w:r>
      <w:r w:rsidR="00E62B1E" w:rsidRPr="00297A4F">
        <w:rPr>
          <w:i/>
          <w:iCs/>
          <w:sz w:val="20"/>
          <w:szCs w:val="20"/>
        </w:rPr>
        <w:t xml:space="preserve">-          The information required for each section will be displayed in a window on the screen. </w:t>
      </w:r>
      <w:r w:rsidR="00E62B1E" w:rsidRPr="005F1247">
        <w:rPr>
          <w:i/>
          <w:iCs/>
          <w:sz w:val="20"/>
          <w:szCs w:val="20"/>
          <w:highlight w:val="red"/>
          <w:lang w:val="en-US"/>
        </w:rPr>
        <w:t xml:space="preserve">It can also be accessed via the information icons located at the top left of the screen. Esto no lo </w:t>
      </w:r>
      <w:proofErr w:type="spellStart"/>
      <w:r w:rsidR="00E62B1E" w:rsidRPr="005F1247">
        <w:rPr>
          <w:i/>
          <w:iCs/>
          <w:sz w:val="20"/>
          <w:szCs w:val="20"/>
          <w:highlight w:val="red"/>
          <w:lang w:val="en-US"/>
        </w:rPr>
        <w:t>veo</w:t>
      </w:r>
      <w:proofErr w:type="spellEnd"/>
      <w:r w:rsidR="00E62B1E" w:rsidRPr="005F1247">
        <w:rPr>
          <w:i/>
          <w:iCs/>
          <w:sz w:val="20"/>
          <w:szCs w:val="20"/>
          <w:highlight w:val="red"/>
          <w:lang w:val="en-US"/>
        </w:rPr>
        <w:t xml:space="preserve"> </w:t>
      </w:r>
      <w:proofErr w:type="spellStart"/>
      <w:r w:rsidR="00E62B1E" w:rsidRPr="005F1247">
        <w:rPr>
          <w:i/>
          <w:iCs/>
          <w:sz w:val="20"/>
          <w:szCs w:val="20"/>
          <w:highlight w:val="red"/>
          <w:lang w:val="en-US"/>
        </w:rPr>
        <w:t>en</w:t>
      </w:r>
      <w:proofErr w:type="spellEnd"/>
      <w:r w:rsidR="00E62B1E" w:rsidRPr="005F1247">
        <w:rPr>
          <w:i/>
          <w:iCs/>
          <w:sz w:val="20"/>
          <w:szCs w:val="20"/>
          <w:highlight w:val="red"/>
          <w:lang w:val="en-US"/>
        </w:rPr>
        <w:t xml:space="preserve"> la </w:t>
      </w:r>
      <w:proofErr w:type="spellStart"/>
      <w:r w:rsidR="00E62B1E" w:rsidRPr="005F1247">
        <w:rPr>
          <w:i/>
          <w:iCs/>
          <w:sz w:val="20"/>
          <w:szCs w:val="20"/>
          <w:highlight w:val="red"/>
          <w:lang w:val="en-US"/>
        </w:rPr>
        <w:t>herramienta</w:t>
      </w:r>
      <w:proofErr w:type="spellEnd"/>
      <w:r w:rsidR="00E62B1E" w:rsidRPr="005F1247">
        <w:rPr>
          <w:i/>
          <w:iCs/>
          <w:sz w:val="20"/>
          <w:szCs w:val="20"/>
          <w:highlight w:val="red"/>
          <w:lang w:val="en-US"/>
        </w:rPr>
        <w:t xml:space="preserve">, lo </w:t>
      </w:r>
      <w:proofErr w:type="spellStart"/>
      <w:r w:rsidR="00E62B1E" w:rsidRPr="005F1247">
        <w:rPr>
          <w:i/>
          <w:iCs/>
          <w:sz w:val="20"/>
          <w:szCs w:val="20"/>
          <w:highlight w:val="red"/>
          <w:lang w:val="en-US"/>
        </w:rPr>
        <w:t>debieron</w:t>
      </w:r>
      <w:proofErr w:type="spellEnd"/>
      <w:r w:rsidR="00E62B1E" w:rsidRPr="005F1247">
        <w:rPr>
          <w:i/>
          <w:iCs/>
          <w:sz w:val="20"/>
          <w:szCs w:val="20"/>
          <w:highlight w:val="red"/>
          <w:lang w:val="en-US"/>
        </w:rPr>
        <w:t xml:space="preserve"> </w:t>
      </w:r>
      <w:proofErr w:type="spellStart"/>
      <w:r w:rsidR="00E62B1E" w:rsidRPr="005F1247">
        <w:rPr>
          <w:i/>
          <w:iCs/>
          <w:sz w:val="20"/>
          <w:szCs w:val="20"/>
          <w:highlight w:val="red"/>
          <w:lang w:val="en-US"/>
        </w:rPr>
        <w:t>eliminar</w:t>
      </w:r>
      <w:proofErr w:type="spellEnd"/>
      <w:r w:rsidR="00E62B1E" w:rsidRPr="005F1247">
        <w:rPr>
          <w:i/>
          <w:iCs/>
          <w:sz w:val="20"/>
          <w:szCs w:val="20"/>
          <w:highlight w:val="red"/>
          <w:lang w:val="en-US"/>
        </w:rPr>
        <w:t xml:space="preserve"> </w:t>
      </w:r>
      <w:proofErr w:type="spellStart"/>
      <w:r w:rsidR="00E62B1E" w:rsidRPr="005F1247">
        <w:rPr>
          <w:i/>
          <w:iCs/>
          <w:sz w:val="20"/>
          <w:szCs w:val="20"/>
          <w:highlight w:val="red"/>
          <w:lang w:val="en-US"/>
        </w:rPr>
        <w:t>cuando</w:t>
      </w:r>
      <w:proofErr w:type="spellEnd"/>
      <w:r w:rsidR="00E62B1E" w:rsidRPr="005F1247">
        <w:rPr>
          <w:i/>
          <w:iCs/>
          <w:sz w:val="20"/>
          <w:szCs w:val="20"/>
          <w:highlight w:val="red"/>
          <w:lang w:val="en-US"/>
        </w:rPr>
        <w:t xml:space="preserve"> </w:t>
      </w:r>
      <w:proofErr w:type="spellStart"/>
      <w:r w:rsidR="00E62B1E" w:rsidRPr="005F1247">
        <w:rPr>
          <w:i/>
          <w:iCs/>
          <w:sz w:val="20"/>
          <w:szCs w:val="20"/>
          <w:highlight w:val="red"/>
          <w:lang w:val="en-US"/>
        </w:rPr>
        <w:t>cambiaron</w:t>
      </w:r>
      <w:proofErr w:type="spellEnd"/>
      <w:r w:rsidR="00E62B1E" w:rsidRPr="005F1247">
        <w:rPr>
          <w:i/>
          <w:iCs/>
          <w:sz w:val="20"/>
          <w:szCs w:val="20"/>
          <w:highlight w:val="red"/>
          <w:lang w:val="en-US"/>
        </w:rPr>
        <w:t xml:space="preserve"> la Plataforma, Habra </w:t>
      </w:r>
      <w:proofErr w:type="spellStart"/>
      <w:r w:rsidR="00E62B1E" w:rsidRPr="005F1247">
        <w:rPr>
          <w:i/>
          <w:iCs/>
          <w:sz w:val="20"/>
          <w:szCs w:val="20"/>
          <w:highlight w:val="red"/>
          <w:lang w:val="en-US"/>
        </w:rPr>
        <w:t>que</w:t>
      </w:r>
      <w:proofErr w:type="spellEnd"/>
      <w:r w:rsidR="00E62B1E" w:rsidRPr="005F1247">
        <w:rPr>
          <w:i/>
          <w:iCs/>
          <w:sz w:val="20"/>
          <w:szCs w:val="20"/>
          <w:highlight w:val="red"/>
          <w:lang w:val="en-US"/>
        </w:rPr>
        <w:t xml:space="preserve"> </w:t>
      </w:r>
      <w:proofErr w:type="spellStart"/>
      <w:r w:rsidR="00E62B1E" w:rsidRPr="005F1247">
        <w:rPr>
          <w:i/>
          <w:iCs/>
          <w:sz w:val="20"/>
          <w:szCs w:val="20"/>
          <w:highlight w:val="red"/>
          <w:lang w:val="en-US"/>
        </w:rPr>
        <w:t>confirmarlo</w:t>
      </w:r>
      <w:proofErr w:type="spellEnd"/>
      <w:r w:rsidR="00E62B1E" w:rsidRPr="005F1247">
        <w:rPr>
          <w:i/>
          <w:iCs/>
          <w:sz w:val="20"/>
          <w:szCs w:val="20"/>
          <w:highlight w:val="red"/>
          <w:lang w:val="en-US"/>
        </w:rPr>
        <w:t xml:space="preserve"> con Mozos.</w:t>
      </w:r>
      <w:r w:rsidR="00E62B1E" w:rsidRPr="00297A4F">
        <w:rPr>
          <w:i/>
          <w:iCs/>
          <w:sz w:val="20"/>
          <w:szCs w:val="20"/>
        </w:rPr>
        <w:br/>
        <w:t>-          Please review all information, confirm that it is complete and up to date, or make changes where appropriate.</w:t>
      </w:r>
      <w:r w:rsidR="00E62B1E" w:rsidRPr="00297A4F">
        <w:rPr>
          <w:i/>
          <w:iCs/>
          <w:sz w:val="20"/>
          <w:szCs w:val="20"/>
        </w:rPr>
        <w:br/>
        <w:t>-          To edit previously provided details, click the "Edit" button.</w:t>
      </w:r>
      <w:r w:rsidR="00E62B1E" w:rsidRPr="00297A4F">
        <w:rPr>
          <w:i/>
          <w:iCs/>
          <w:sz w:val="20"/>
          <w:szCs w:val="20"/>
        </w:rPr>
        <w:br/>
        <w:t>-          To add new information, click the "Add" button.</w:t>
      </w:r>
      <w:r w:rsidR="00E62B1E" w:rsidRPr="00297A4F">
        <w:rPr>
          <w:i/>
          <w:iCs/>
          <w:sz w:val="20"/>
          <w:szCs w:val="20"/>
        </w:rPr>
        <w:br/>
        <w:t>-          To confirm the information and proceed to the next screen, click the "Next" button.</w:t>
      </w:r>
      <w:r w:rsidR="00E62B1E" w:rsidRPr="00297A4F">
        <w:rPr>
          <w:i/>
          <w:iCs/>
          <w:sz w:val="20"/>
          <w:szCs w:val="20"/>
        </w:rPr>
        <w:br/>
        <w:t>-          Once the questionnaire has been completed, click “Sign and send”. You will receive a confirmation e-mail including a PDF copy of the completed questionnaire.</w:t>
      </w:r>
    </w:p>
    <w:p w14:paraId="5B34B716" w14:textId="576AB32B" w:rsidR="003122EA" w:rsidRPr="00603D9A" w:rsidRDefault="003122EA" w:rsidP="003122EA">
      <w:pPr>
        <w:rPr>
          <w:sz w:val="24"/>
          <w:szCs w:val="24"/>
        </w:rPr>
      </w:pPr>
    </w:p>
    <w:p w14:paraId="68CFBCFA" w14:textId="77777777" w:rsidR="003122EA" w:rsidRPr="00603D9A" w:rsidRDefault="003122EA" w:rsidP="003122EA">
      <w:pPr>
        <w:jc w:val="both"/>
        <w:rPr>
          <w:b/>
          <w:bCs/>
          <w:sz w:val="32"/>
          <w:szCs w:val="32"/>
        </w:rPr>
      </w:pPr>
    </w:p>
    <w:p w14:paraId="0491AA00" w14:textId="77777777" w:rsidR="003122EA" w:rsidRPr="00E62B1E" w:rsidRDefault="003122EA" w:rsidP="003122EA">
      <w:pPr>
        <w:pStyle w:val="Prrafodelista"/>
        <w:numPr>
          <w:ilvl w:val="0"/>
          <w:numId w:val="1"/>
        </w:numPr>
        <w:jc w:val="both"/>
        <w:rPr>
          <w:b/>
          <w:bCs/>
          <w:sz w:val="20"/>
          <w:szCs w:val="20"/>
        </w:rPr>
      </w:pPr>
      <w:proofErr w:type="spellStart"/>
      <w:r w:rsidRPr="00E62B1E">
        <w:rPr>
          <w:b/>
          <w:bCs/>
          <w:sz w:val="20"/>
          <w:szCs w:val="20"/>
        </w:rPr>
        <w:t>Recordatorio</w:t>
      </w:r>
      <w:proofErr w:type="spellEnd"/>
    </w:p>
    <w:p w14:paraId="2B193B00" w14:textId="3F89D264" w:rsidR="00E54C1F" w:rsidRDefault="00E54C1F" w:rsidP="00E54C1F">
      <w:pPr>
        <w:pStyle w:val="NormalWeb"/>
        <w:ind w:left="720"/>
        <w:rPr>
          <w:lang w:val="es-ES"/>
        </w:rPr>
      </w:pPr>
      <w:r w:rsidRPr="00172DA4">
        <w:rPr>
          <w:sz w:val="20"/>
          <w:szCs w:val="20"/>
        </w:rPr>
        <w:t>Dear senior manage</w:t>
      </w:r>
      <w:r w:rsidR="00172DA4" w:rsidRPr="00172DA4">
        <w:rPr>
          <w:sz w:val="20"/>
          <w:szCs w:val="20"/>
        </w:rPr>
        <w:t>r</w:t>
      </w:r>
      <w:r w:rsidRPr="00172DA4">
        <w:rPr>
          <w:sz w:val="20"/>
          <w:szCs w:val="20"/>
        </w:rPr>
        <w:t>,</w:t>
      </w:r>
      <w:r w:rsidRPr="00172DA4">
        <w:rPr>
          <w:sz w:val="20"/>
          <w:szCs w:val="20"/>
        </w:rPr>
        <w:br/>
      </w:r>
      <w:r>
        <w:br/>
      </w:r>
      <w:r w:rsidR="00E62B1E" w:rsidRPr="00297A4F">
        <w:rPr>
          <w:sz w:val="20"/>
          <w:szCs w:val="20"/>
          <w:lang w:val="en-US"/>
        </w:rPr>
        <w:t xml:space="preserve">Please note that </w:t>
      </w:r>
      <w:r w:rsidR="00E62B1E" w:rsidRPr="00297A4F">
        <w:rPr>
          <w:rStyle w:val="Fuerte"/>
          <w:sz w:val="20"/>
          <w:szCs w:val="20"/>
          <w:lang w:val="en-US"/>
        </w:rPr>
        <w:t xml:space="preserve">the deadline for completing the related parties questionnaire is </w:t>
      </w:r>
      <w:proofErr w:type="spellStart"/>
      <w:r w:rsidR="00E62B1E" w:rsidRPr="00297A4F">
        <w:rPr>
          <w:sz w:val="20"/>
          <w:szCs w:val="20"/>
          <w:highlight w:val="yellow"/>
          <w:u w:val="single"/>
        </w:rPr>
        <w:t>XXday</w:t>
      </w:r>
      <w:proofErr w:type="spellEnd"/>
      <w:r w:rsidR="00E62B1E" w:rsidRPr="00297A4F">
        <w:rPr>
          <w:sz w:val="20"/>
          <w:szCs w:val="20"/>
          <w:highlight w:val="yellow"/>
          <w:u w:val="single"/>
        </w:rPr>
        <w:t>, XX June, 2026</w:t>
      </w:r>
      <w:r w:rsidR="00E62B1E" w:rsidRPr="00297A4F">
        <w:rPr>
          <w:rStyle w:val="Fuerte"/>
          <w:sz w:val="20"/>
          <w:szCs w:val="20"/>
          <w:lang w:val="en-US"/>
        </w:rPr>
        <w:t>.</w:t>
      </w:r>
      <w:r w:rsidR="00E62B1E" w:rsidRPr="00297A4F">
        <w:rPr>
          <w:sz w:val="20"/>
          <w:szCs w:val="20"/>
          <w:lang w:val="en-US"/>
        </w:rPr>
        <w:br/>
      </w:r>
      <w:r w:rsidR="00E62B1E" w:rsidRPr="00297A4F">
        <w:rPr>
          <w:sz w:val="20"/>
          <w:szCs w:val="20"/>
          <w:lang w:val="en-US"/>
        </w:rPr>
        <w:br/>
        <w:t xml:space="preserve">Please click on the following </w:t>
      </w:r>
      <w:hyperlink r:id="rId27" w:history="1">
        <w:r w:rsidR="00E62B1E" w:rsidRPr="00297A4F">
          <w:rPr>
            <w:rStyle w:val="Hipervnculo"/>
            <w:sz w:val="20"/>
            <w:szCs w:val="20"/>
            <w:lang w:val="en-US"/>
          </w:rPr>
          <w:t>link</w:t>
        </w:r>
      </w:hyperlink>
      <w:r w:rsidR="00E62B1E" w:rsidRPr="00297A4F">
        <w:rPr>
          <w:sz w:val="20"/>
          <w:szCs w:val="20"/>
          <w:lang w:val="en-US"/>
        </w:rPr>
        <w:t> to access the questionnaire and review and confirm or update the information.</w:t>
      </w:r>
      <w:r w:rsidR="00E62B1E" w:rsidRPr="00297A4F">
        <w:rPr>
          <w:sz w:val="20"/>
          <w:szCs w:val="20"/>
          <w:lang w:val="en-US"/>
        </w:rPr>
        <w:br/>
      </w:r>
      <w:r w:rsidR="00E62B1E" w:rsidRPr="00297A4F">
        <w:rPr>
          <w:sz w:val="20"/>
          <w:szCs w:val="20"/>
          <w:lang w:val="en-US"/>
        </w:rPr>
        <w:br/>
      </w:r>
      <w:r w:rsidR="00E62B1E" w:rsidRPr="00297A4F">
        <w:rPr>
          <w:sz w:val="20"/>
          <w:szCs w:val="20"/>
        </w:rPr>
        <w:t>Should you have any questions</w:t>
      </w:r>
      <w:r w:rsidR="00E62B1E" w:rsidRPr="00297A4F">
        <w:rPr>
          <w:sz w:val="20"/>
          <w:szCs w:val="20"/>
          <w:lang w:val="en-US"/>
        </w:rPr>
        <w:t xml:space="preserve"> or require assistance, please do not hesitate to contact us at </w:t>
      </w:r>
      <w:hyperlink r:id="rId28" w:history="1">
        <w:r w:rsidR="00E62B1E" w:rsidRPr="00297A4F">
          <w:rPr>
            <w:rStyle w:val="Hipervnculo"/>
            <w:sz w:val="20"/>
            <w:szCs w:val="20"/>
            <w:lang w:val="en-US"/>
          </w:rPr>
          <w:t>corporate-governance@gruposantander.com</w:t>
        </w:r>
      </w:hyperlink>
      <w:r w:rsidR="00E62B1E" w:rsidRPr="00297A4F">
        <w:rPr>
          <w:sz w:val="20"/>
          <w:szCs w:val="20"/>
          <w:lang w:val="en-US"/>
        </w:rPr>
        <w:t>.</w:t>
      </w:r>
      <w:r w:rsidR="00E62B1E" w:rsidRPr="00297A4F">
        <w:rPr>
          <w:sz w:val="20"/>
          <w:szCs w:val="20"/>
          <w:lang w:val="en-US"/>
        </w:rPr>
        <w:br/>
      </w:r>
      <w:r w:rsidR="00E62B1E" w:rsidRPr="00297A4F">
        <w:rPr>
          <w:sz w:val="20"/>
          <w:szCs w:val="20"/>
          <w:lang w:val="en-US"/>
        </w:rPr>
        <w:br/>
        <w:t>Thank you for your cooperation.</w:t>
      </w:r>
    </w:p>
    <w:p w14:paraId="57FA7FA6" w14:textId="77777777" w:rsidR="003122EA" w:rsidRPr="00603D9A" w:rsidRDefault="003122EA" w:rsidP="003122EA">
      <w:pPr>
        <w:pStyle w:val="Prrafodelista"/>
        <w:jc w:val="both"/>
        <w:rPr>
          <w:b/>
          <w:bCs/>
          <w:sz w:val="32"/>
          <w:szCs w:val="32"/>
        </w:rPr>
      </w:pPr>
    </w:p>
    <w:p w14:paraId="63337A0B" w14:textId="77777777" w:rsidR="003122EA" w:rsidRPr="00E62B1E" w:rsidRDefault="003122EA" w:rsidP="003122EA">
      <w:pPr>
        <w:pStyle w:val="Prrafodelista"/>
        <w:numPr>
          <w:ilvl w:val="0"/>
          <w:numId w:val="1"/>
        </w:numPr>
        <w:jc w:val="both"/>
        <w:rPr>
          <w:b/>
          <w:bCs/>
          <w:sz w:val="20"/>
          <w:szCs w:val="20"/>
        </w:rPr>
      </w:pPr>
      <w:proofErr w:type="spellStart"/>
      <w:r w:rsidRPr="00E62B1E">
        <w:rPr>
          <w:b/>
          <w:bCs/>
          <w:sz w:val="20"/>
          <w:szCs w:val="20"/>
        </w:rPr>
        <w:lastRenderedPageBreak/>
        <w:t>Ultimátum</w:t>
      </w:r>
      <w:proofErr w:type="spellEnd"/>
    </w:p>
    <w:p w14:paraId="6EB9D0FD" w14:textId="3625ABB7" w:rsidR="003122EA" w:rsidRPr="00603D9A" w:rsidRDefault="00172DA4" w:rsidP="003122EA">
      <w:pPr>
        <w:pStyle w:val="NormalWeb"/>
        <w:ind w:left="720"/>
      </w:pPr>
      <w:r w:rsidRPr="00172DA4">
        <w:rPr>
          <w:sz w:val="20"/>
          <w:szCs w:val="20"/>
        </w:rPr>
        <w:t>Dear senior manager</w:t>
      </w:r>
      <w:r w:rsidR="00E54C1F" w:rsidRPr="00172DA4">
        <w:rPr>
          <w:sz w:val="20"/>
          <w:szCs w:val="20"/>
        </w:rPr>
        <w:t>,</w:t>
      </w:r>
      <w:r w:rsidR="00E54C1F" w:rsidRPr="00172DA4">
        <w:rPr>
          <w:sz w:val="20"/>
          <w:szCs w:val="20"/>
        </w:rPr>
        <w:br/>
      </w:r>
      <w:r w:rsidR="00E54C1F" w:rsidRPr="00E54C1F">
        <w:br/>
      </w:r>
      <w:r w:rsidR="00E62B1E" w:rsidRPr="00297A4F">
        <w:rPr>
          <w:sz w:val="20"/>
          <w:szCs w:val="20"/>
          <w:lang w:val="en-US"/>
        </w:rPr>
        <w:t xml:space="preserve">Please note that the deadline for completing the related parties questionnaire is </w:t>
      </w:r>
      <w:r w:rsidR="00E62B1E" w:rsidRPr="00297A4F">
        <w:rPr>
          <w:rStyle w:val="Fuerte"/>
          <w:sz w:val="20"/>
          <w:szCs w:val="20"/>
          <w:lang w:val="en-US"/>
        </w:rPr>
        <w:t>today.</w:t>
      </w:r>
      <w:r w:rsidR="00E62B1E" w:rsidRPr="00297A4F">
        <w:rPr>
          <w:sz w:val="20"/>
          <w:szCs w:val="20"/>
          <w:lang w:val="en-US"/>
        </w:rPr>
        <w:br/>
      </w:r>
      <w:r w:rsidR="00E62B1E" w:rsidRPr="00297A4F">
        <w:rPr>
          <w:sz w:val="20"/>
          <w:szCs w:val="20"/>
          <w:lang w:val="en-US"/>
        </w:rPr>
        <w:br/>
        <w:t xml:space="preserve">Please click on the following </w:t>
      </w:r>
      <w:hyperlink r:id="rId29" w:history="1">
        <w:r w:rsidR="00E62B1E" w:rsidRPr="00297A4F">
          <w:rPr>
            <w:rStyle w:val="Hipervnculo"/>
            <w:sz w:val="20"/>
            <w:szCs w:val="20"/>
            <w:lang w:val="en-US"/>
          </w:rPr>
          <w:t xml:space="preserve">link </w:t>
        </w:r>
      </w:hyperlink>
      <w:r w:rsidR="00E62B1E" w:rsidRPr="00297A4F">
        <w:rPr>
          <w:sz w:val="20"/>
          <w:szCs w:val="20"/>
          <w:lang w:val="en-US"/>
        </w:rPr>
        <w:t> to access the questionnaire and review and confirm or update the information.</w:t>
      </w:r>
      <w:r w:rsidR="00E62B1E" w:rsidRPr="00297A4F">
        <w:rPr>
          <w:sz w:val="20"/>
          <w:szCs w:val="20"/>
          <w:lang w:val="en-US"/>
        </w:rPr>
        <w:br/>
      </w:r>
      <w:r w:rsidR="00E62B1E" w:rsidRPr="00297A4F">
        <w:rPr>
          <w:sz w:val="20"/>
          <w:szCs w:val="20"/>
          <w:lang w:val="en-US"/>
        </w:rPr>
        <w:br/>
      </w:r>
      <w:r w:rsidR="00E62B1E" w:rsidRPr="00297A4F">
        <w:rPr>
          <w:sz w:val="20"/>
          <w:szCs w:val="20"/>
        </w:rPr>
        <w:t>Should you have any questions</w:t>
      </w:r>
      <w:r w:rsidR="00E62B1E" w:rsidRPr="00297A4F">
        <w:rPr>
          <w:sz w:val="20"/>
          <w:szCs w:val="20"/>
          <w:lang w:val="en-US"/>
        </w:rPr>
        <w:t xml:space="preserve"> or require assistance, please do not hesitate to contact us at </w:t>
      </w:r>
      <w:hyperlink r:id="rId30" w:history="1">
        <w:r w:rsidR="00E62B1E" w:rsidRPr="00297A4F">
          <w:rPr>
            <w:rStyle w:val="Hipervnculo"/>
            <w:sz w:val="20"/>
            <w:szCs w:val="20"/>
            <w:lang w:val="en-US"/>
          </w:rPr>
          <w:t>corporate-governance@gruposantander.com</w:t>
        </w:r>
      </w:hyperlink>
      <w:r w:rsidR="00E62B1E" w:rsidRPr="00297A4F">
        <w:rPr>
          <w:sz w:val="20"/>
          <w:szCs w:val="20"/>
          <w:lang w:val="en-US"/>
        </w:rPr>
        <w:t>.</w:t>
      </w:r>
      <w:r w:rsidR="00E62B1E" w:rsidRPr="00297A4F">
        <w:rPr>
          <w:sz w:val="20"/>
          <w:szCs w:val="20"/>
          <w:lang w:val="en-US"/>
        </w:rPr>
        <w:br/>
      </w:r>
      <w:r w:rsidR="00E62B1E" w:rsidRPr="00297A4F">
        <w:rPr>
          <w:sz w:val="20"/>
          <w:szCs w:val="20"/>
          <w:lang w:val="en-US"/>
        </w:rPr>
        <w:br/>
        <w:t>Thank you for your cooperation.</w:t>
      </w:r>
      <w:r w:rsidR="00E62B1E" w:rsidRPr="00297A4F">
        <w:rPr>
          <w:sz w:val="20"/>
          <w:szCs w:val="20"/>
          <w:lang w:val="en-US"/>
        </w:rPr>
        <w:br/>
      </w:r>
      <w:r w:rsidR="00E62B1E" w:rsidRPr="00297A4F">
        <w:rPr>
          <w:sz w:val="20"/>
          <w:szCs w:val="20"/>
          <w:lang w:val="en-US"/>
        </w:rPr>
        <w:br/>
        <w:t>Legal Corporate Governance team.</w:t>
      </w:r>
    </w:p>
    <w:p w14:paraId="78B23B9A" w14:textId="77777777" w:rsidR="003122EA" w:rsidRPr="00603D9A" w:rsidRDefault="003122EA" w:rsidP="003122EA">
      <w:pPr>
        <w:pStyle w:val="Prrafodelista"/>
        <w:jc w:val="both"/>
        <w:rPr>
          <w:b/>
          <w:bCs/>
          <w:sz w:val="32"/>
          <w:szCs w:val="32"/>
        </w:rPr>
      </w:pPr>
    </w:p>
    <w:p w14:paraId="07AE3ACB" w14:textId="77777777" w:rsidR="00E54C1F" w:rsidRDefault="00E54C1F" w:rsidP="00E54C1F">
      <w:pPr>
        <w:pStyle w:val="Prrafodelista"/>
        <w:jc w:val="both"/>
        <w:rPr>
          <w:b/>
          <w:bCs/>
          <w:sz w:val="20"/>
          <w:szCs w:val="20"/>
        </w:rPr>
      </w:pPr>
    </w:p>
    <w:p w14:paraId="199FA8C6" w14:textId="131D7BF5" w:rsidR="0023239E" w:rsidRPr="0023239E" w:rsidRDefault="0023239E" w:rsidP="00E54C1F">
      <w:pPr>
        <w:pStyle w:val="Prrafodelista"/>
        <w:jc w:val="both"/>
        <w:rPr>
          <w:b/>
          <w:bCs/>
          <w:sz w:val="20"/>
          <w:szCs w:val="20"/>
          <w:lang w:val="es-ES"/>
        </w:rPr>
      </w:pPr>
      <w:r w:rsidRPr="0023239E">
        <w:rPr>
          <w:b/>
          <w:bCs/>
          <w:sz w:val="20"/>
          <w:szCs w:val="20"/>
          <w:highlight w:val="yellow"/>
          <w:lang w:val="es-ES"/>
        </w:rPr>
        <w:t xml:space="preserve">Por favor, cuando se firme el </w:t>
      </w:r>
      <w:proofErr w:type="spellStart"/>
      <w:r w:rsidRPr="0023239E">
        <w:rPr>
          <w:b/>
          <w:bCs/>
          <w:sz w:val="20"/>
          <w:szCs w:val="20"/>
          <w:highlight w:val="yellow"/>
          <w:lang w:val="es-ES"/>
        </w:rPr>
        <w:t>pdf</w:t>
      </w:r>
      <w:proofErr w:type="spellEnd"/>
      <w:r w:rsidRPr="0023239E">
        <w:rPr>
          <w:b/>
          <w:bCs/>
          <w:sz w:val="20"/>
          <w:szCs w:val="20"/>
          <w:highlight w:val="yellow"/>
          <w:lang w:val="es-ES"/>
        </w:rPr>
        <w:t>, ya sea por el AD o por su asistente, debe enviarse el mismo correo electrónico, que es este a continuación:</w:t>
      </w:r>
    </w:p>
    <w:p w14:paraId="1BBE12C5" w14:textId="77777777" w:rsidR="0023239E" w:rsidRPr="0023239E" w:rsidRDefault="0023239E" w:rsidP="00E54C1F">
      <w:pPr>
        <w:pStyle w:val="Prrafodelista"/>
        <w:jc w:val="both"/>
        <w:rPr>
          <w:b/>
          <w:bCs/>
          <w:sz w:val="20"/>
          <w:szCs w:val="20"/>
          <w:lang w:val="es-ES"/>
        </w:rPr>
      </w:pPr>
    </w:p>
    <w:p w14:paraId="4563AA2A" w14:textId="3C8653FB" w:rsidR="00E54C1F" w:rsidRPr="008D088F" w:rsidRDefault="00E54C1F" w:rsidP="003122EA">
      <w:pPr>
        <w:pStyle w:val="Prrafodelista"/>
        <w:numPr>
          <w:ilvl w:val="0"/>
          <w:numId w:val="1"/>
        </w:numPr>
        <w:jc w:val="both"/>
        <w:rPr>
          <w:b/>
          <w:bCs/>
          <w:sz w:val="20"/>
          <w:szCs w:val="20"/>
          <w:lang w:val="es-ES"/>
        </w:rPr>
      </w:pPr>
      <w:r w:rsidRPr="008D088F">
        <w:rPr>
          <w:b/>
          <w:bCs/>
          <w:sz w:val="20"/>
          <w:szCs w:val="20"/>
          <w:lang w:val="es-ES"/>
        </w:rPr>
        <w:t xml:space="preserve">Confirmación de firma de formulario </w:t>
      </w:r>
    </w:p>
    <w:p w14:paraId="5EC1B852" w14:textId="590B8786" w:rsidR="003122EA" w:rsidRPr="00E62B1E" w:rsidRDefault="00E54C1F" w:rsidP="00E54C1F">
      <w:pPr>
        <w:pStyle w:val="NormalWeb"/>
        <w:ind w:left="720"/>
        <w:rPr>
          <w:sz w:val="20"/>
          <w:szCs w:val="20"/>
        </w:rPr>
      </w:pPr>
      <w:r w:rsidRPr="00E62B1E">
        <w:rPr>
          <w:sz w:val="20"/>
          <w:szCs w:val="20"/>
        </w:rPr>
        <w:t>Dear senior manage</w:t>
      </w:r>
      <w:r w:rsidR="0023239E">
        <w:rPr>
          <w:sz w:val="20"/>
          <w:szCs w:val="20"/>
        </w:rPr>
        <w:t>r</w:t>
      </w:r>
      <w:r w:rsidRPr="00E62B1E">
        <w:rPr>
          <w:sz w:val="20"/>
          <w:szCs w:val="20"/>
        </w:rPr>
        <w:t>,</w:t>
      </w:r>
      <w:r w:rsidRPr="00E62B1E">
        <w:rPr>
          <w:sz w:val="20"/>
          <w:szCs w:val="20"/>
        </w:rPr>
        <w:br/>
      </w:r>
      <w:r w:rsidRPr="00E62B1E">
        <w:rPr>
          <w:sz w:val="20"/>
          <w:szCs w:val="20"/>
        </w:rPr>
        <w:br/>
      </w:r>
      <w:r w:rsidR="00E62B1E" w:rsidRPr="00297A4F">
        <w:rPr>
          <w:sz w:val="20"/>
          <w:szCs w:val="20"/>
          <w:lang w:val="en-US"/>
        </w:rPr>
        <w:t>Please find attached a PDF document with the responses provided in the related parties questionnaire.</w:t>
      </w:r>
      <w:r w:rsidR="00E62B1E" w:rsidRPr="00297A4F">
        <w:rPr>
          <w:sz w:val="20"/>
          <w:szCs w:val="20"/>
          <w:lang w:val="en-US"/>
        </w:rPr>
        <w:br/>
      </w:r>
      <w:r w:rsidR="00E62B1E" w:rsidRPr="00297A4F">
        <w:rPr>
          <w:sz w:val="20"/>
          <w:szCs w:val="20"/>
          <w:lang w:val="en-US"/>
        </w:rPr>
        <w:br/>
        <w:t>Thank you very much for your cooperation.</w:t>
      </w:r>
      <w:r w:rsidR="00E62B1E" w:rsidRPr="00297A4F">
        <w:rPr>
          <w:sz w:val="20"/>
          <w:szCs w:val="20"/>
          <w:lang w:val="en-US"/>
        </w:rPr>
        <w:br/>
      </w:r>
      <w:r w:rsidR="00E62B1E" w:rsidRPr="00297A4F">
        <w:rPr>
          <w:sz w:val="20"/>
          <w:szCs w:val="20"/>
          <w:lang w:val="en-US"/>
        </w:rPr>
        <w:br/>
        <w:t>Legal Corporate Governance team</w:t>
      </w:r>
    </w:p>
    <w:p w14:paraId="1A5106A7" w14:textId="4DDB62BD" w:rsidR="003122EA" w:rsidRPr="00E62B1E" w:rsidRDefault="003122EA" w:rsidP="003122EA">
      <w:pPr>
        <w:pStyle w:val="NormalWeb"/>
        <w:ind w:left="720"/>
        <w:rPr>
          <w:sz w:val="20"/>
          <w:szCs w:val="20"/>
        </w:rPr>
      </w:pPr>
    </w:p>
    <w:p w14:paraId="05C416FF" w14:textId="0DA1FC19" w:rsidR="003122EA" w:rsidRPr="00E62B1E" w:rsidRDefault="003122EA" w:rsidP="003122EA">
      <w:pPr>
        <w:ind w:left="360"/>
        <w:rPr>
          <w:sz w:val="20"/>
          <w:szCs w:val="20"/>
        </w:rPr>
      </w:pPr>
    </w:p>
    <w:p w14:paraId="23154380" w14:textId="77777777" w:rsidR="003122EA" w:rsidRPr="00BB5E65" w:rsidRDefault="003122EA" w:rsidP="00BB5E65">
      <w:pPr>
        <w:jc w:val="center"/>
        <w:rPr>
          <w:b/>
          <w:bCs/>
          <w:sz w:val="32"/>
          <w:szCs w:val="32"/>
        </w:rPr>
      </w:pPr>
    </w:p>
    <w:sectPr w:rsidR="003122EA" w:rsidRPr="00BB5E65" w:rsidSect="00BB5E6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52E80"/>
    <w:multiLevelType w:val="hybridMultilevel"/>
    <w:tmpl w:val="6EDED234"/>
    <w:lvl w:ilvl="0" w:tplc="2CDC7784">
      <w:start w:val="1"/>
      <w:numFmt w:val="lowerRoman"/>
      <w:lvlText w:val="(%1)"/>
      <w:lvlJc w:val="left"/>
      <w:pPr>
        <w:ind w:left="2136" w:hanging="72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15:restartNumberingAfterBreak="0">
    <w:nsid w:val="34392A70"/>
    <w:multiLevelType w:val="hybridMultilevel"/>
    <w:tmpl w:val="A50C625E"/>
    <w:lvl w:ilvl="0" w:tplc="0C0A0005">
      <w:start w:val="1"/>
      <w:numFmt w:val="bullet"/>
      <w:lvlText w:val=""/>
      <w:lvlJc w:val="left"/>
      <w:pPr>
        <w:ind w:left="3128" w:hanging="360"/>
      </w:pPr>
      <w:rPr>
        <w:rFonts w:ascii="Wingdings" w:hAnsi="Wingdings" w:hint="default"/>
      </w:rPr>
    </w:lvl>
    <w:lvl w:ilvl="1" w:tplc="FFFFFFFF">
      <w:start w:val="1"/>
      <w:numFmt w:val="bullet"/>
      <w:lvlText w:val="o"/>
      <w:lvlJc w:val="left"/>
      <w:pPr>
        <w:ind w:left="3848" w:hanging="360"/>
      </w:pPr>
      <w:rPr>
        <w:rFonts w:ascii="Courier New" w:hAnsi="Courier New" w:cs="Courier New" w:hint="default"/>
      </w:rPr>
    </w:lvl>
    <w:lvl w:ilvl="2" w:tplc="FFFFFFFF" w:tentative="1">
      <w:start w:val="1"/>
      <w:numFmt w:val="bullet"/>
      <w:lvlText w:val=""/>
      <w:lvlJc w:val="left"/>
      <w:pPr>
        <w:ind w:left="4568" w:hanging="360"/>
      </w:pPr>
      <w:rPr>
        <w:rFonts w:ascii="Wingdings" w:hAnsi="Wingdings" w:hint="default"/>
      </w:rPr>
    </w:lvl>
    <w:lvl w:ilvl="3" w:tplc="FFFFFFFF" w:tentative="1">
      <w:start w:val="1"/>
      <w:numFmt w:val="bullet"/>
      <w:lvlText w:val=""/>
      <w:lvlJc w:val="left"/>
      <w:pPr>
        <w:ind w:left="5288" w:hanging="360"/>
      </w:pPr>
      <w:rPr>
        <w:rFonts w:ascii="Symbol" w:hAnsi="Symbol" w:hint="default"/>
      </w:rPr>
    </w:lvl>
    <w:lvl w:ilvl="4" w:tplc="FFFFFFFF" w:tentative="1">
      <w:start w:val="1"/>
      <w:numFmt w:val="bullet"/>
      <w:lvlText w:val="o"/>
      <w:lvlJc w:val="left"/>
      <w:pPr>
        <w:ind w:left="6008" w:hanging="360"/>
      </w:pPr>
      <w:rPr>
        <w:rFonts w:ascii="Courier New" w:hAnsi="Courier New" w:cs="Courier New" w:hint="default"/>
      </w:rPr>
    </w:lvl>
    <w:lvl w:ilvl="5" w:tplc="FFFFFFFF" w:tentative="1">
      <w:start w:val="1"/>
      <w:numFmt w:val="bullet"/>
      <w:lvlText w:val=""/>
      <w:lvlJc w:val="left"/>
      <w:pPr>
        <w:ind w:left="6728" w:hanging="360"/>
      </w:pPr>
      <w:rPr>
        <w:rFonts w:ascii="Wingdings" w:hAnsi="Wingdings" w:hint="default"/>
      </w:rPr>
    </w:lvl>
    <w:lvl w:ilvl="6" w:tplc="FFFFFFFF" w:tentative="1">
      <w:start w:val="1"/>
      <w:numFmt w:val="bullet"/>
      <w:lvlText w:val=""/>
      <w:lvlJc w:val="left"/>
      <w:pPr>
        <w:ind w:left="7448" w:hanging="360"/>
      </w:pPr>
      <w:rPr>
        <w:rFonts w:ascii="Symbol" w:hAnsi="Symbol" w:hint="default"/>
      </w:rPr>
    </w:lvl>
    <w:lvl w:ilvl="7" w:tplc="FFFFFFFF" w:tentative="1">
      <w:start w:val="1"/>
      <w:numFmt w:val="bullet"/>
      <w:lvlText w:val="o"/>
      <w:lvlJc w:val="left"/>
      <w:pPr>
        <w:ind w:left="8168" w:hanging="360"/>
      </w:pPr>
      <w:rPr>
        <w:rFonts w:ascii="Courier New" w:hAnsi="Courier New" w:cs="Courier New" w:hint="default"/>
      </w:rPr>
    </w:lvl>
    <w:lvl w:ilvl="8" w:tplc="FFFFFFFF" w:tentative="1">
      <w:start w:val="1"/>
      <w:numFmt w:val="bullet"/>
      <w:lvlText w:val=""/>
      <w:lvlJc w:val="left"/>
      <w:pPr>
        <w:ind w:left="8888" w:hanging="360"/>
      </w:pPr>
      <w:rPr>
        <w:rFonts w:ascii="Wingdings" w:hAnsi="Wingdings" w:hint="default"/>
      </w:rPr>
    </w:lvl>
  </w:abstractNum>
  <w:abstractNum w:abstractNumId="2" w15:restartNumberingAfterBreak="0">
    <w:nsid w:val="48024213"/>
    <w:multiLevelType w:val="hybridMultilevel"/>
    <w:tmpl w:val="6EDED234"/>
    <w:lvl w:ilvl="0" w:tplc="FFFFFFFF">
      <w:start w:val="1"/>
      <w:numFmt w:val="low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 w15:restartNumberingAfterBreak="0">
    <w:nsid w:val="4CDE2FC4"/>
    <w:multiLevelType w:val="hybridMultilevel"/>
    <w:tmpl w:val="4C027B7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E3D4399"/>
    <w:multiLevelType w:val="hybridMultilevel"/>
    <w:tmpl w:val="DA4EA106"/>
    <w:lvl w:ilvl="0" w:tplc="A1A4904A">
      <w:numFmt w:val="bullet"/>
      <w:lvlText w:val="-"/>
      <w:lvlJc w:val="left"/>
      <w:pPr>
        <w:ind w:left="3269" w:hanging="360"/>
      </w:pPr>
      <w:rPr>
        <w:rFonts w:ascii="Aptos" w:eastAsiaTheme="minorHAnsi" w:hAnsi="Aptos" w:cstheme="minorBidi" w:hint="default"/>
      </w:rPr>
    </w:lvl>
    <w:lvl w:ilvl="1" w:tplc="0C0A0003">
      <w:start w:val="1"/>
      <w:numFmt w:val="bullet"/>
      <w:lvlText w:val="o"/>
      <w:lvlJc w:val="left"/>
      <w:pPr>
        <w:ind w:left="3989" w:hanging="360"/>
      </w:pPr>
      <w:rPr>
        <w:rFonts w:ascii="Courier New" w:hAnsi="Courier New" w:cs="Courier New" w:hint="default"/>
      </w:rPr>
    </w:lvl>
    <w:lvl w:ilvl="2" w:tplc="0C0A0005" w:tentative="1">
      <w:start w:val="1"/>
      <w:numFmt w:val="bullet"/>
      <w:lvlText w:val=""/>
      <w:lvlJc w:val="left"/>
      <w:pPr>
        <w:ind w:left="4709" w:hanging="360"/>
      </w:pPr>
      <w:rPr>
        <w:rFonts w:ascii="Wingdings" w:hAnsi="Wingdings" w:hint="default"/>
      </w:rPr>
    </w:lvl>
    <w:lvl w:ilvl="3" w:tplc="0C0A0001" w:tentative="1">
      <w:start w:val="1"/>
      <w:numFmt w:val="bullet"/>
      <w:lvlText w:val=""/>
      <w:lvlJc w:val="left"/>
      <w:pPr>
        <w:ind w:left="5429" w:hanging="360"/>
      </w:pPr>
      <w:rPr>
        <w:rFonts w:ascii="Symbol" w:hAnsi="Symbol" w:hint="default"/>
      </w:rPr>
    </w:lvl>
    <w:lvl w:ilvl="4" w:tplc="0C0A0003" w:tentative="1">
      <w:start w:val="1"/>
      <w:numFmt w:val="bullet"/>
      <w:lvlText w:val="o"/>
      <w:lvlJc w:val="left"/>
      <w:pPr>
        <w:ind w:left="6149" w:hanging="360"/>
      </w:pPr>
      <w:rPr>
        <w:rFonts w:ascii="Courier New" w:hAnsi="Courier New" w:cs="Courier New" w:hint="default"/>
      </w:rPr>
    </w:lvl>
    <w:lvl w:ilvl="5" w:tplc="0C0A0005" w:tentative="1">
      <w:start w:val="1"/>
      <w:numFmt w:val="bullet"/>
      <w:lvlText w:val=""/>
      <w:lvlJc w:val="left"/>
      <w:pPr>
        <w:ind w:left="6869" w:hanging="360"/>
      </w:pPr>
      <w:rPr>
        <w:rFonts w:ascii="Wingdings" w:hAnsi="Wingdings" w:hint="default"/>
      </w:rPr>
    </w:lvl>
    <w:lvl w:ilvl="6" w:tplc="0C0A0001" w:tentative="1">
      <w:start w:val="1"/>
      <w:numFmt w:val="bullet"/>
      <w:lvlText w:val=""/>
      <w:lvlJc w:val="left"/>
      <w:pPr>
        <w:ind w:left="7589" w:hanging="360"/>
      </w:pPr>
      <w:rPr>
        <w:rFonts w:ascii="Symbol" w:hAnsi="Symbol" w:hint="default"/>
      </w:rPr>
    </w:lvl>
    <w:lvl w:ilvl="7" w:tplc="0C0A0003" w:tentative="1">
      <w:start w:val="1"/>
      <w:numFmt w:val="bullet"/>
      <w:lvlText w:val="o"/>
      <w:lvlJc w:val="left"/>
      <w:pPr>
        <w:ind w:left="8309" w:hanging="360"/>
      </w:pPr>
      <w:rPr>
        <w:rFonts w:ascii="Courier New" w:hAnsi="Courier New" w:cs="Courier New" w:hint="default"/>
      </w:rPr>
    </w:lvl>
    <w:lvl w:ilvl="8" w:tplc="0C0A0005" w:tentative="1">
      <w:start w:val="1"/>
      <w:numFmt w:val="bullet"/>
      <w:lvlText w:val=""/>
      <w:lvlJc w:val="left"/>
      <w:pPr>
        <w:ind w:left="9029" w:hanging="360"/>
      </w:pPr>
      <w:rPr>
        <w:rFonts w:ascii="Wingdings" w:hAnsi="Wingdings" w:hint="default"/>
      </w:rPr>
    </w:lvl>
  </w:abstractNum>
  <w:abstractNum w:abstractNumId="5" w15:restartNumberingAfterBreak="0">
    <w:nsid w:val="648D4149"/>
    <w:multiLevelType w:val="hybridMultilevel"/>
    <w:tmpl w:val="6EDED234"/>
    <w:lvl w:ilvl="0" w:tplc="FFFFFFFF">
      <w:start w:val="1"/>
      <w:numFmt w:val="lowerRoman"/>
      <w:lvlText w:val="(%1)"/>
      <w:lvlJc w:val="left"/>
      <w:pPr>
        <w:ind w:left="2136" w:hanging="72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6" w15:restartNumberingAfterBreak="0">
    <w:nsid w:val="736715BE"/>
    <w:multiLevelType w:val="hybridMultilevel"/>
    <w:tmpl w:val="7B504E08"/>
    <w:lvl w:ilvl="0" w:tplc="1AAA3A82">
      <w:start w:val="4"/>
      <w:numFmt w:val="bullet"/>
      <w:lvlText w:val="-"/>
      <w:lvlJc w:val="left"/>
      <w:pPr>
        <w:ind w:left="1428" w:hanging="360"/>
      </w:pPr>
      <w:rPr>
        <w:rFonts w:ascii="Aptos" w:eastAsiaTheme="minorHAnsi" w:hAnsi="Aptos" w:cstheme="minorBidi" w:hint="default"/>
      </w:rPr>
    </w:lvl>
    <w:lvl w:ilvl="1" w:tplc="0C0A0003">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2122412361">
    <w:abstractNumId w:val="3"/>
  </w:num>
  <w:num w:numId="2" w16cid:durableId="1064062185">
    <w:abstractNumId w:val="4"/>
  </w:num>
  <w:num w:numId="3" w16cid:durableId="2045447327">
    <w:abstractNumId w:val="6"/>
  </w:num>
  <w:num w:numId="4" w16cid:durableId="32965925">
    <w:abstractNumId w:val="0"/>
  </w:num>
  <w:num w:numId="5" w16cid:durableId="127750216">
    <w:abstractNumId w:val="2"/>
  </w:num>
  <w:num w:numId="6" w16cid:durableId="1351253999">
    <w:abstractNumId w:val="1"/>
  </w:num>
  <w:num w:numId="7" w16cid:durableId="149915051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Alonso Carlos">
    <w15:presenceInfo w15:providerId="AD" w15:userId="S::n48920@gruposantander.com::3591cb78-afbf-4a0e-b06a-1881384eb7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65"/>
    <w:rsid w:val="00012CEB"/>
    <w:rsid w:val="00035B84"/>
    <w:rsid w:val="000C0461"/>
    <w:rsid w:val="00100EF3"/>
    <w:rsid w:val="00105259"/>
    <w:rsid w:val="00107602"/>
    <w:rsid w:val="00165315"/>
    <w:rsid w:val="00172DA4"/>
    <w:rsid w:val="00200B31"/>
    <w:rsid w:val="0023239E"/>
    <w:rsid w:val="00232905"/>
    <w:rsid w:val="00273FC6"/>
    <w:rsid w:val="00296B14"/>
    <w:rsid w:val="002A37E3"/>
    <w:rsid w:val="002B7DBF"/>
    <w:rsid w:val="002F2068"/>
    <w:rsid w:val="003122EA"/>
    <w:rsid w:val="00366CDF"/>
    <w:rsid w:val="003E7CD0"/>
    <w:rsid w:val="003F1E22"/>
    <w:rsid w:val="00427C9E"/>
    <w:rsid w:val="004A0497"/>
    <w:rsid w:val="004D0911"/>
    <w:rsid w:val="00591128"/>
    <w:rsid w:val="005A465B"/>
    <w:rsid w:val="005F1247"/>
    <w:rsid w:val="005F5133"/>
    <w:rsid w:val="00603D9A"/>
    <w:rsid w:val="00607B1E"/>
    <w:rsid w:val="006C7C78"/>
    <w:rsid w:val="00780865"/>
    <w:rsid w:val="00876563"/>
    <w:rsid w:val="00890D46"/>
    <w:rsid w:val="008C0E01"/>
    <w:rsid w:val="008C7773"/>
    <w:rsid w:val="008D088F"/>
    <w:rsid w:val="009A0A31"/>
    <w:rsid w:val="00A03693"/>
    <w:rsid w:val="00A72840"/>
    <w:rsid w:val="00A9773F"/>
    <w:rsid w:val="00AF12CA"/>
    <w:rsid w:val="00B52C25"/>
    <w:rsid w:val="00BA2484"/>
    <w:rsid w:val="00BB5E65"/>
    <w:rsid w:val="00BC784F"/>
    <w:rsid w:val="00BD1F3F"/>
    <w:rsid w:val="00BF595C"/>
    <w:rsid w:val="00C24704"/>
    <w:rsid w:val="00CD1442"/>
    <w:rsid w:val="00D05B1D"/>
    <w:rsid w:val="00DB1E53"/>
    <w:rsid w:val="00DF3E4E"/>
    <w:rsid w:val="00E54C1F"/>
    <w:rsid w:val="00E62B1E"/>
    <w:rsid w:val="00EF2D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03E13"/>
  <w15:chartTrackingRefBased/>
  <w15:docId w15:val="{CE760F4E-168A-42B0-9F61-D85355ED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BB5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5E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5E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5E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5E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5E6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5E6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5E6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5E6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5E6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B5E6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B5E6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B5E6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B5E6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B5E6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B5E6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B5E6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B5E65"/>
    <w:rPr>
      <w:rFonts w:eastAsiaTheme="majorEastAsia" w:cstheme="majorBidi"/>
      <w:color w:val="272727" w:themeColor="text1" w:themeTint="D8"/>
    </w:rPr>
  </w:style>
  <w:style w:type="paragraph" w:styleId="Ttulo">
    <w:name w:val="Title"/>
    <w:basedOn w:val="Normal"/>
    <w:next w:val="Normal"/>
    <w:link w:val="TtuloCar"/>
    <w:uiPriority w:val="10"/>
    <w:qFormat/>
    <w:rsid w:val="00BB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5E6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B5E6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5E6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B5E65"/>
    <w:pPr>
      <w:spacing w:before="160"/>
      <w:jc w:val="center"/>
    </w:pPr>
    <w:rPr>
      <w:i/>
      <w:iCs/>
      <w:color w:val="404040" w:themeColor="text1" w:themeTint="BF"/>
    </w:rPr>
  </w:style>
  <w:style w:type="character" w:customStyle="1" w:styleId="CitaCar">
    <w:name w:val="Cita Car"/>
    <w:basedOn w:val="Fuentedeprrafopredeter"/>
    <w:link w:val="Cita"/>
    <w:uiPriority w:val="29"/>
    <w:rsid w:val="00BB5E65"/>
    <w:rPr>
      <w:i/>
      <w:iCs/>
      <w:color w:val="404040" w:themeColor="text1" w:themeTint="BF"/>
    </w:rPr>
  </w:style>
  <w:style w:type="paragraph" w:styleId="Prrafodelista">
    <w:name w:val="List Paragraph"/>
    <w:basedOn w:val="Normal"/>
    <w:uiPriority w:val="34"/>
    <w:qFormat/>
    <w:rsid w:val="00BB5E65"/>
    <w:pPr>
      <w:ind w:left="720"/>
      <w:contextualSpacing/>
    </w:pPr>
  </w:style>
  <w:style w:type="character" w:styleId="nfasisintenso">
    <w:name w:val="Intense Emphasis"/>
    <w:basedOn w:val="Fuentedeprrafopredeter"/>
    <w:uiPriority w:val="21"/>
    <w:qFormat/>
    <w:rsid w:val="00BB5E65"/>
    <w:rPr>
      <w:i/>
      <w:iCs/>
      <w:color w:val="0F4761" w:themeColor="accent1" w:themeShade="BF"/>
    </w:rPr>
  </w:style>
  <w:style w:type="paragraph" w:styleId="Citadestacada">
    <w:name w:val="Intense Quote"/>
    <w:basedOn w:val="Normal"/>
    <w:next w:val="Normal"/>
    <w:link w:val="CitadestacadaCar"/>
    <w:uiPriority w:val="30"/>
    <w:qFormat/>
    <w:rsid w:val="00BB5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5E65"/>
    <w:rPr>
      <w:i/>
      <w:iCs/>
      <w:color w:val="0F4761" w:themeColor="accent1" w:themeShade="BF"/>
    </w:rPr>
  </w:style>
  <w:style w:type="character" w:styleId="Referenciaintensa">
    <w:name w:val="Intense Reference"/>
    <w:basedOn w:val="Fuentedeprrafopredeter"/>
    <w:uiPriority w:val="32"/>
    <w:qFormat/>
    <w:rsid w:val="00BB5E65"/>
    <w:rPr>
      <w:b/>
      <w:bCs/>
      <w:smallCaps/>
      <w:color w:val="0F4761" w:themeColor="accent1" w:themeShade="BF"/>
      <w:spacing w:val="5"/>
    </w:rPr>
  </w:style>
  <w:style w:type="character" w:styleId="Hipervnculo">
    <w:name w:val="Hyperlink"/>
    <w:basedOn w:val="Fuentedeprrafopredeter"/>
    <w:uiPriority w:val="99"/>
    <w:unhideWhenUsed/>
    <w:rsid w:val="00D05B1D"/>
    <w:rPr>
      <w:color w:val="467886" w:themeColor="hyperlink"/>
      <w:u w:val="single"/>
    </w:rPr>
  </w:style>
  <w:style w:type="character" w:styleId="Mencinsinresolver">
    <w:name w:val="Unresolved Mention"/>
    <w:basedOn w:val="Fuentedeprrafopredeter"/>
    <w:uiPriority w:val="99"/>
    <w:semiHidden/>
    <w:unhideWhenUsed/>
    <w:rsid w:val="00D05B1D"/>
    <w:rPr>
      <w:color w:val="605E5C"/>
      <w:shd w:val="clear" w:color="auto" w:fill="E1DFDD"/>
    </w:rPr>
  </w:style>
  <w:style w:type="paragraph" w:styleId="Revisin">
    <w:name w:val="Revision"/>
    <w:hidden/>
    <w:uiPriority w:val="99"/>
    <w:semiHidden/>
    <w:rsid w:val="00D05B1D"/>
    <w:pPr>
      <w:spacing w:after="0" w:line="240" w:lineRule="auto"/>
    </w:pPr>
  </w:style>
  <w:style w:type="paragraph" w:styleId="NormalWeb">
    <w:name w:val="Normal (Web)"/>
    <w:basedOn w:val="Normal"/>
    <w:uiPriority w:val="99"/>
    <w:semiHidden/>
    <w:unhideWhenUsed/>
    <w:rsid w:val="003122EA"/>
    <w:pPr>
      <w:spacing w:before="100" w:beforeAutospacing="1" w:after="100" w:afterAutospacing="1" w:line="240" w:lineRule="auto"/>
    </w:pPr>
    <w:rPr>
      <w:rFonts w:ascii="Aptos" w:hAnsi="Aptos" w:cs="Aptos"/>
      <w:kern w:val="0"/>
      <w:sz w:val="24"/>
      <w:szCs w:val="24"/>
      <w:lang w:eastAsia="es-ES"/>
      <w14:ligatures w14:val="none"/>
    </w:rPr>
  </w:style>
  <w:style w:type="character" w:styleId="Fuerte">
    <w:name w:val="Strong"/>
    <w:basedOn w:val="Fuentedeprrafopredeter"/>
    <w:uiPriority w:val="22"/>
    <w:qFormat/>
    <w:rsid w:val="003122EA"/>
    <w:rPr>
      <w:b/>
      <w:bCs/>
    </w:rPr>
  </w:style>
  <w:style w:type="character" w:styleId="nfasis">
    <w:name w:val="Emphasis"/>
    <w:basedOn w:val="Fuentedeprrafopredeter"/>
    <w:uiPriority w:val="20"/>
    <w:qFormat/>
    <w:rsid w:val="00603D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mailto:itsoportevip@gruposantander.com"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mailto:corporate-governance@gruposantander.com"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20" TargetMode="External"/><Relationship Id="rId32" Type="http://schemas.microsoft.com/office/2011/relationships/people" Target="peop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mailto:corporate-governance@gruposantander.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apps.powerapps.com/play/e/7d813ccb-da70-e480-89fa-f857ea098854/a/5f78b53b-9861-4c84-9a2f-66030040f8e7?tenantId=35595a02-4d6d-44ac-99e1-f9ab4cd872db&amp;hint=4669d9fd-c173-4efa-a0f1-a77c7a34271d&amp;hidenavbar=true&amp;sourcetime=1750145758112" TargetMode="External"/><Relationship Id="rId30" Type="http://schemas.openxmlformats.org/officeDocument/2006/relationships/hyperlink" Target="mailto:corporate-governance@gruposantander.com" TargetMode="External"/><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3136</Words>
  <Characters>17251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Santander</Company>
  <LinksUpToDate>false</LinksUpToDate>
  <CharactersWithSpaces>20347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Alonso Carlos</dc:creator>
  <cp:keywords/>
  <dc:description/>
  <cp:lastModifiedBy>Sebastian Alonso Carlos</cp:lastModifiedBy>
  <cp:revision>13</cp:revision>
  <cp:lastPrinted>2026-05-05T15:44:00Z</cp:lastPrinted>
  <dcterms:created xsi:type="dcterms:W3CDTF">2026-04-27T10:17:00Z</dcterms:created>
  <dcterms:modified xsi:type="dcterms:W3CDTF">2026-05-14T15:52:00Z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1b88ec2-a72b-4523-9e84-0458a1764731_Enabled">
    <vt:lpwstr>true</vt:lpwstr>
  </property>
  <property fmtid="{D5CDD505-2E9C-101B-9397-08002B2CF9AE}" pid="3" name="MSIP_Label_41b88ec2-a72b-4523-9e84-0458a1764731_SetDate">
    <vt:lpwstr>2026-04-21T11:31:04Z</vt:lpwstr>
  </property>
  <property fmtid="{D5CDD505-2E9C-101B-9397-08002B2CF9AE}" pid="4" name="MSIP_Label_41b88ec2-a72b-4523-9e84-0458a1764731_Method">
    <vt:lpwstr>Privileged</vt:lpwstr>
  </property>
  <property fmtid="{D5CDD505-2E9C-101B-9397-08002B2CF9AE}" pid="5" name="MSIP_Label_41b88ec2-a72b-4523-9e84-0458a1764731_Name">
    <vt:lpwstr>Public O365</vt:lpwstr>
  </property>
  <property fmtid="{D5CDD505-2E9C-101B-9397-08002B2CF9AE}" pid="6" name="MSIP_Label_41b88ec2-a72b-4523-9e84-0458a1764731_SiteId">
    <vt:lpwstr>35595a02-4d6d-44ac-99e1-f9ab4cd872db</vt:lpwstr>
  </property>
  <property fmtid="{D5CDD505-2E9C-101B-9397-08002B2CF9AE}" pid="7" name="MSIP_Label_41b88ec2-a72b-4523-9e84-0458a1764731_ActionId">
    <vt:lpwstr>cc5fa479-327d-4f7f-b488-bb5bbf5645b3</vt:lpwstr>
  </property>
  <property fmtid="{D5CDD505-2E9C-101B-9397-08002B2CF9AE}" pid="8" name="MSIP_Label_41b88ec2-a72b-4523-9e84-0458a1764731_ContentBits">
    <vt:lpwstr>0</vt:lpwstr>
  </property>
  <property fmtid="{D5CDD505-2E9C-101B-9397-08002B2CF9AE}" pid="9" name="MSIP_Label_41b88ec2-a72b-4523-9e84-0458a1764731_Tag">
    <vt:lpwstr>10, 0, 1, 1</vt:lpwstr>
  </property>
</Properties>
</file>